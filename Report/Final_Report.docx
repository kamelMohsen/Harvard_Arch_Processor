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bottomFromText="200" w:vertAnchor="text" w:horzAnchor="margin" w:tblpXSpec="center" w:tblpY="241"/>
        <w:tblW w:w="9828" w:type="dxa"/>
        <w:tblLayout w:type="fixed"/>
        <w:tblCellMar>
          <w:left w:w="10" w:type="dxa"/>
          <w:right w:w="10" w:type="dxa"/>
        </w:tblCellMar>
        <w:tblLook w:val="04A0" w:firstRow="1" w:lastRow="0" w:firstColumn="1" w:lastColumn="0" w:noHBand="0" w:noVBand="1"/>
      </w:tblPr>
      <w:tblGrid>
        <w:gridCol w:w="3342"/>
        <w:gridCol w:w="3333"/>
        <w:gridCol w:w="3153"/>
      </w:tblGrid>
      <w:tr w:rsidR="00D53107" w:rsidTr="00D53107">
        <w:tc>
          <w:tcPr>
            <w:tcW w:w="3341" w:type="dxa"/>
          </w:tcPr>
          <w:p w:rsidR="00D53107" w:rsidRDefault="00D53107">
            <w:pPr>
              <w:pStyle w:val="TableContents"/>
              <w:spacing w:line="360" w:lineRule="auto"/>
              <w:jc w:val="left"/>
            </w:pPr>
            <w:r>
              <w:t xml:space="preserve">          </w:t>
            </w:r>
            <w:r>
              <w:rPr>
                <w:noProof/>
                <w:lang w:val="en-US"/>
              </w:rPr>
              <w:drawing>
                <wp:inline distT="0" distB="0" distL="0" distR="0">
                  <wp:extent cx="1120140" cy="1120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inline>
              </w:drawing>
            </w:r>
          </w:p>
          <w:p w:rsidR="00D53107" w:rsidRDefault="00D53107">
            <w:pPr>
              <w:pStyle w:val="Standard"/>
              <w:spacing w:after="0" w:line="360" w:lineRule="auto"/>
              <w:jc w:val="left"/>
              <w:rPr>
                <w:rFonts w:asciiTheme="majorBidi" w:hAnsiTheme="majorBidi" w:cstheme="majorBidi"/>
                <w:b/>
                <w:bCs/>
                <w:sz w:val="32"/>
                <w:szCs w:val="32"/>
                <w:lang w:bidi="ar-EG"/>
              </w:rPr>
            </w:pPr>
            <w:r>
              <w:rPr>
                <w:rFonts w:asciiTheme="majorBidi" w:hAnsiTheme="majorBidi" w:cstheme="majorBidi"/>
                <w:b/>
                <w:bCs/>
                <w:sz w:val="32"/>
                <w:szCs w:val="32"/>
                <w:lang w:bidi="ar-EG"/>
              </w:rPr>
              <w:t>Credit Hours System</w:t>
            </w:r>
          </w:p>
          <w:p w:rsidR="00D53107" w:rsidRDefault="00D53107">
            <w:pPr>
              <w:pStyle w:val="Standard"/>
              <w:spacing w:line="360" w:lineRule="auto"/>
              <w:jc w:val="left"/>
              <w:rPr>
                <w:rFonts w:asciiTheme="majorBidi" w:hAnsiTheme="majorBidi" w:cstheme="majorBidi"/>
                <w:b/>
                <w:bCs/>
                <w:sz w:val="32"/>
                <w:szCs w:val="32"/>
                <w:lang w:val="en-US" w:bidi="ar-EG"/>
              </w:rPr>
            </w:pPr>
            <w:r>
              <w:rPr>
                <w:rFonts w:asciiTheme="majorBidi" w:hAnsiTheme="majorBidi" w:cstheme="majorBidi"/>
                <w:b/>
                <w:bCs/>
                <w:sz w:val="32"/>
                <w:szCs w:val="32"/>
                <w:lang w:val="en-US" w:bidi="ar-EG"/>
              </w:rPr>
              <w:t>GENN332(Spring 2020)</w:t>
            </w:r>
          </w:p>
          <w:p w:rsidR="00D53107" w:rsidRDefault="00D53107">
            <w:pPr>
              <w:pStyle w:val="Standard"/>
              <w:spacing w:after="0" w:line="360" w:lineRule="auto"/>
              <w:jc w:val="left"/>
              <w:rPr>
                <w:rFonts w:asciiTheme="majorBidi" w:hAnsiTheme="majorBidi" w:cstheme="majorBidi"/>
                <w:b/>
                <w:bCs/>
                <w:sz w:val="32"/>
                <w:szCs w:val="32"/>
                <w:lang w:bidi="ar-EG"/>
              </w:rPr>
            </w:pPr>
          </w:p>
          <w:p w:rsidR="00D53107" w:rsidRDefault="00D53107">
            <w:pPr>
              <w:spacing w:line="360" w:lineRule="auto"/>
              <w:rPr>
                <w:rFonts w:cs="Simplified Arabic"/>
                <w:b/>
                <w:bCs/>
                <w:color w:val="3333CC"/>
                <w:sz w:val="28"/>
                <w:szCs w:val="28"/>
                <w:lang w:bidi="ar-EG"/>
              </w:rPr>
            </w:pPr>
          </w:p>
        </w:tc>
        <w:tc>
          <w:tcPr>
            <w:tcW w:w="3332" w:type="dxa"/>
          </w:tcPr>
          <w:p w:rsidR="00D53107" w:rsidRDefault="00D53107">
            <w:pPr>
              <w:pStyle w:val="Standard"/>
              <w:spacing w:after="0" w:line="360" w:lineRule="auto"/>
              <w:jc w:val="center"/>
              <w:rPr>
                <w:rFonts w:cs="AdvertisingMedium"/>
                <w:b/>
                <w:bCs/>
                <w:color w:val="3333CC"/>
                <w:sz w:val="28"/>
                <w:szCs w:val="28"/>
              </w:rPr>
            </w:pPr>
          </w:p>
          <w:p w:rsidR="00D53107" w:rsidRDefault="00D53107">
            <w:pPr>
              <w:pStyle w:val="Standard"/>
              <w:spacing w:after="0" w:line="360" w:lineRule="auto"/>
              <w:jc w:val="center"/>
              <w:rPr>
                <w:rFonts w:cs="AdvertisingMedium"/>
                <w:b/>
                <w:bCs/>
                <w:color w:val="3333CC"/>
                <w:sz w:val="28"/>
                <w:szCs w:val="28"/>
              </w:rPr>
            </w:pPr>
          </w:p>
          <w:p w:rsidR="00D53107" w:rsidRDefault="00D53107">
            <w:pPr>
              <w:pStyle w:val="Standard"/>
              <w:spacing w:after="0" w:line="360" w:lineRule="auto"/>
              <w:jc w:val="center"/>
              <w:rPr>
                <w:rFonts w:cs="AdvertisingMedium"/>
                <w:b/>
                <w:bCs/>
                <w:color w:val="3333CC"/>
                <w:sz w:val="24"/>
                <w:szCs w:val="24"/>
              </w:rPr>
            </w:pPr>
          </w:p>
        </w:tc>
        <w:tc>
          <w:tcPr>
            <w:tcW w:w="3152" w:type="dxa"/>
          </w:tcPr>
          <w:p w:rsidR="00D53107" w:rsidRDefault="00D53107">
            <w:pPr>
              <w:pStyle w:val="TableContents"/>
              <w:spacing w:line="360" w:lineRule="auto"/>
              <w:jc w:val="center"/>
            </w:pPr>
            <w:r>
              <w:rPr>
                <w:noProof/>
                <w:lang w:val="en-US"/>
              </w:rPr>
              <w:drawing>
                <wp:inline distT="0" distB="0" distL="0" distR="0">
                  <wp:extent cx="815340" cy="11734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5340" cy="1173480"/>
                          </a:xfrm>
                          <a:prstGeom prst="rect">
                            <a:avLst/>
                          </a:prstGeom>
                          <a:noFill/>
                          <a:ln>
                            <a:noFill/>
                          </a:ln>
                        </pic:spPr>
                      </pic:pic>
                    </a:graphicData>
                  </a:graphic>
                </wp:inline>
              </w:drawing>
            </w:r>
          </w:p>
          <w:p w:rsidR="00D53107" w:rsidRDefault="00D53107">
            <w:pPr>
              <w:pStyle w:val="Standard"/>
              <w:spacing w:after="0" w:line="360" w:lineRule="auto"/>
              <w:jc w:val="center"/>
              <w:rPr>
                <w:rFonts w:asciiTheme="majorBidi" w:hAnsiTheme="majorBidi" w:cstheme="majorBidi"/>
                <w:b/>
                <w:bCs/>
                <w:sz w:val="32"/>
                <w:szCs w:val="32"/>
                <w:lang w:bidi="ar-EG"/>
              </w:rPr>
            </w:pPr>
            <w:r>
              <w:rPr>
                <w:rFonts w:asciiTheme="majorBidi" w:hAnsiTheme="majorBidi" w:cstheme="majorBidi"/>
                <w:b/>
                <w:bCs/>
                <w:sz w:val="32"/>
                <w:szCs w:val="32"/>
              </w:rPr>
              <w:t>Cairo University</w:t>
            </w:r>
          </w:p>
          <w:p w:rsidR="00D53107" w:rsidRDefault="00D53107">
            <w:pPr>
              <w:pStyle w:val="Standard"/>
              <w:spacing w:after="0" w:line="360" w:lineRule="auto"/>
              <w:jc w:val="left"/>
              <w:rPr>
                <w:rFonts w:asciiTheme="majorBidi" w:hAnsiTheme="majorBidi" w:cstheme="majorBidi"/>
                <w:b/>
                <w:bCs/>
                <w:sz w:val="32"/>
                <w:szCs w:val="32"/>
                <w:lang w:bidi="ar-EG"/>
              </w:rPr>
            </w:pPr>
            <w:r>
              <w:rPr>
                <w:rFonts w:asciiTheme="majorBidi" w:hAnsiTheme="majorBidi" w:cstheme="majorBidi"/>
                <w:b/>
                <w:bCs/>
                <w:sz w:val="32"/>
                <w:szCs w:val="32"/>
                <w:lang w:bidi="ar-EG"/>
              </w:rPr>
              <w:t>Faculty of Engineering</w:t>
            </w:r>
          </w:p>
          <w:p w:rsidR="00D53107" w:rsidRDefault="00D53107">
            <w:pPr>
              <w:pStyle w:val="Standard"/>
              <w:spacing w:after="0" w:line="360" w:lineRule="auto"/>
              <w:jc w:val="center"/>
              <w:rPr>
                <w:rFonts w:cs="Simplified Arabic"/>
                <w:b/>
                <w:bCs/>
                <w:color w:val="3333CC"/>
                <w:sz w:val="28"/>
                <w:szCs w:val="28"/>
              </w:rPr>
            </w:pPr>
          </w:p>
        </w:tc>
      </w:tr>
    </w:tbl>
    <w:p w:rsidR="00D53107" w:rsidRDefault="00D53107" w:rsidP="00D53107">
      <w:pPr>
        <w:spacing w:after="0" w:line="360" w:lineRule="auto"/>
        <w:jc w:val="center"/>
        <w:rPr>
          <w:rFonts w:asciiTheme="majorBidi" w:hAnsiTheme="majorBidi" w:cstheme="majorBidi"/>
          <w:b/>
          <w:bCs/>
          <w:sz w:val="72"/>
          <w:szCs w:val="72"/>
        </w:rPr>
      </w:pPr>
      <w:r>
        <w:rPr>
          <w:rFonts w:asciiTheme="majorBidi" w:hAnsiTheme="majorBidi" w:cstheme="majorBidi"/>
          <w:b/>
          <w:bCs/>
          <w:sz w:val="72"/>
          <w:szCs w:val="72"/>
        </w:rPr>
        <w:t>Computer Architecture</w:t>
      </w:r>
    </w:p>
    <w:p w:rsidR="00D53107" w:rsidRDefault="00D53107" w:rsidP="00D53107">
      <w:pPr>
        <w:spacing w:after="0" w:line="360" w:lineRule="auto"/>
        <w:jc w:val="center"/>
        <w:rPr>
          <w:rFonts w:asciiTheme="majorBidi" w:hAnsiTheme="majorBidi" w:cstheme="majorBidi"/>
          <w:b/>
          <w:bCs/>
          <w:sz w:val="52"/>
          <w:szCs w:val="52"/>
        </w:rPr>
      </w:pPr>
      <w:r>
        <w:rPr>
          <w:rFonts w:asciiTheme="majorBidi" w:hAnsiTheme="majorBidi" w:cstheme="majorBidi"/>
          <w:b/>
          <w:bCs/>
          <w:sz w:val="52"/>
          <w:szCs w:val="52"/>
        </w:rPr>
        <w:t>Final Assessment</w:t>
      </w:r>
    </w:p>
    <w:p w:rsidR="00D53107" w:rsidRDefault="00D53107" w:rsidP="00D53107">
      <w:pPr>
        <w:spacing w:after="0" w:line="360" w:lineRule="auto"/>
        <w:jc w:val="center"/>
        <w:rPr>
          <w:rFonts w:asciiTheme="majorBidi" w:hAnsiTheme="majorBidi" w:cstheme="majorBidi"/>
          <w:b/>
          <w:bCs/>
          <w:sz w:val="52"/>
          <w:szCs w:val="52"/>
        </w:rPr>
      </w:pPr>
      <w:r>
        <w:rPr>
          <w:rFonts w:asciiTheme="majorBidi" w:hAnsiTheme="majorBidi" w:cstheme="majorBidi"/>
          <w:b/>
          <w:bCs/>
          <w:sz w:val="52"/>
          <w:szCs w:val="52"/>
        </w:rPr>
        <w:t>Report</w:t>
      </w:r>
    </w:p>
    <w:p w:rsidR="00D53107" w:rsidRDefault="00D53107" w:rsidP="00D53107">
      <w:pPr>
        <w:spacing w:after="0" w:line="360" w:lineRule="auto"/>
        <w:rPr>
          <w:rFonts w:asciiTheme="majorBidi" w:hAnsiTheme="majorBidi" w:cstheme="majorBidi"/>
          <w:b/>
          <w:bCs/>
          <w:sz w:val="56"/>
          <w:szCs w:val="56"/>
        </w:rPr>
      </w:pPr>
    </w:p>
    <w:p w:rsidR="00D53107" w:rsidRDefault="00D53107" w:rsidP="00D53107">
      <w:pPr>
        <w:spacing w:after="0" w:line="360" w:lineRule="auto"/>
        <w:rPr>
          <w:rFonts w:asciiTheme="majorBidi" w:hAnsiTheme="majorBidi" w:cstheme="majorBidi"/>
          <w:b/>
          <w:bCs/>
          <w:sz w:val="56"/>
          <w:szCs w:val="56"/>
        </w:rPr>
      </w:pPr>
    </w:p>
    <w:p w:rsidR="00D53107" w:rsidRDefault="00D53107" w:rsidP="00D53107">
      <w:pPr>
        <w:spacing w:after="0" w:line="360" w:lineRule="auto"/>
        <w:rPr>
          <w:rFonts w:asciiTheme="majorBidi" w:hAnsiTheme="majorBidi" w:cstheme="majorBidi"/>
          <w:sz w:val="56"/>
          <w:szCs w:val="56"/>
        </w:rPr>
      </w:pPr>
      <w:r>
        <w:rPr>
          <w:rFonts w:asciiTheme="majorBidi" w:hAnsiTheme="majorBidi" w:cstheme="majorBidi"/>
          <w:b/>
          <w:bCs/>
          <w:sz w:val="56"/>
          <w:szCs w:val="56"/>
        </w:rPr>
        <w:t xml:space="preserve">Submission Date: </w:t>
      </w:r>
      <w:r>
        <w:rPr>
          <w:rFonts w:asciiTheme="majorBidi" w:hAnsiTheme="majorBidi" w:cstheme="majorBidi"/>
          <w:sz w:val="56"/>
          <w:szCs w:val="56"/>
        </w:rPr>
        <w:t>02/06/2020</w:t>
      </w:r>
    </w:p>
    <w:p w:rsidR="00D53107" w:rsidRDefault="00D53107" w:rsidP="00D53107">
      <w:pPr>
        <w:spacing w:after="0" w:line="360" w:lineRule="auto"/>
        <w:rPr>
          <w:rFonts w:asciiTheme="majorBidi" w:hAnsiTheme="majorBidi" w:cstheme="majorBidi"/>
          <w:b/>
          <w:bCs/>
          <w:sz w:val="56"/>
          <w:szCs w:val="56"/>
        </w:rPr>
      </w:pPr>
    </w:p>
    <w:p w:rsidR="00D53107" w:rsidRDefault="00D53107" w:rsidP="00D53107">
      <w:pPr>
        <w:spacing w:after="0" w:line="360" w:lineRule="auto"/>
        <w:rPr>
          <w:rFonts w:asciiTheme="majorBidi" w:hAnsiTheme="majorBidi" w:cstheme="majorBidi"/>
          <w:sz w:val="56"/>
          <w:szCs w:val="56"/>
        </w:rPr>
      </w:pPr>
      <w:r>
        <w:rPr>
          <w:rFonts w:asciiTheme="majorBidi" w:hAnsiTheme="majorBidi" w:cstheme="majorBidi"/>
          <w:b/>
          <w:bCs/>
          <w:sz w:val="56"/>
          <w:szCs w:val="56"/>
        </w:rPr>
        <w:t xml:space="preserve">Submitted to: </w:t>
      </w:r>
      <w:r>
        <w:rPr>
          <w:rFonts w:asciiTheme="majorBidi" w:hAnsiTheme="majorBidi" w:cstheme="majorBidi"/>
          <w:sz w:val="56"/>
          <w:szCs w:val="56"/>
        </w:rPr>
        <w:t xml:space="preserve">Dr. </w:t>
      </w:r>
      <w:proofErr w:type="spellStart"/>
      <w:r>
        <w:rPr>
          <w:rFonts w:asciiTheme="majorBidi" w:hAnsiTheme="majorBidi" w:cstheme="majorBidi"/>
          <w:sz w:val="56"/>
          <w:szCs w:val="56"/>
        </w:rPr>
        <w:t>Mayada</w:t>
      </w:r>
      <w:proofErr w:type="spellEnd"/>
      <w:r>
        <w:rPr>
          <w:rFonts w:asciiTheme="majorBidi" w:hAnsiTheme="majorBidi" w:cstheme="majorBidi"/>
          <w:sz w:val="56"/>
          <w:szCs w:val="56"/>
        </w:rPr>
        <w:t xml:space="preserve"> </w:t>
      </w:r>
      <w:proofErr w:type="spellStart"/>
      <w:r>
        <w:rPr>
          <w:rFonts w:asciiTheme="majorBidi" w:hAnsiTheme="majorBidi" w:cstheme="majorBidi"/>
          <w:sz w:val="56"/>
          <w:szCs w:val="56"/>
        </w:rPr>
        <w:t>Hadhoud</w:t>
      </w:r>
      <w:proofErr w:type="spellEnd"/>
    </w:p>
    <w:p w:rsidR="00D53107" w:rsidRDefault="00D53107" w:rsidP="00D53107">
      <w:pPr>
        <w:spacing w:after="160" w:line="259" w:lineRule="auto"/>
        <w:rPr>
          <w:rFonts w:asciiTheme="majorBidi" w:hAnsiTheme="majorBidi" w:cstheme="majorBidi"/>
          <w:sz w:val="56"/>
          <w:szCs w:val="56"/>
        </w:rPr>
      </w:pPr>
      <w:r>
        <w:rPr>
          <w:rFonts w:asciiTheme="majorBidi" w:hAnsiTheme="majorBidi" w:cstheme="majorBidi"/>
          <w:sz w:val="56"/>
          <w:szCs w:val="56"/>
        </w:rPr>
        <w:br w:type="page"/>
      </w:r>
    </w:p>
    <w:p w:rsidR="00226D92" w:rsidRPr="00226D92" w:rsidRDefault="00226D92" w:rsidP="00226D92">
      <w:pPr>
        <w:spacing w:after="160" w:line="259" w:lineRule="auto"/>
        <w:rPr>
          <w:rFonts w:asciiTheme="majorBidi" w:hAnsiTheme="majorBidi" w:cstheme="majorBidi"/>
          <w:sz w:val="28"/>
          <w:szCs w:val="28"/>
        </w:rPr>
      </w:pPr>
    </w:p>
    <w:sdt>
      <w:sdtPr>
        <w:rPr>
          <w:rFonts w:asciiTheme="minorHAnsi" w:eastAsiaTheme="minorHAnsi" w:hAnsiTheme="minorHAnsi" w:cstheme="minorBidi"/>
          <w:color w:val="auto"/>
          <w:sz w:val="22"/>
          <w:szCs w:val="22"/>
        </w:rPr>
        <w:id w:val="280387591"/>
        <w:docPartObj>
          <w:docPartGallery w:val="Table of Contents"/>
          <w:docPartUnique/>
        </w:docPartObj>
      </w:sdtPr>
      <w:sdtEndPr>
        <w:rPr>
          <w:b/>
          <w:bCs/>
          <w:noProof/>
        </w:rPr>
      </w:sdtEndPr>
      <w:sdtContent>
        <w:p w:rsidR="00226D92" w:rsidRDefault="00226D92">
          <w:pPr>
            <w:pStyle w:val="TOCHeading"/>
          </w:pPr>
          <w:r>
            <w:t>Table of Contents</w:t>
          </w:r>
        </w:p>
        <w:p w:rsidR="00764C10" w:rsidRDefault="00226D92">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41357484" w:history="1">
            <w:r w:rsidR="00764C10" w:rsidRPr="00FD59FF">
              <w:rPr>
                <w:rStyle w:val="Hyperlink"/>
                <w:rFonts w:asciiTheme="majorBidi" w:hAnsiTheme="majorBidi"/>
                <w:b/>
                <w:bCs/>
                <w:noProof/>
              </w:rPr>
              <w:t>Abstract</w:t>
            </w:r>
            <w:r w:rsidR="00764C10">
              <w:rPr>
                <w:noProof/>
                <w:webHidden/>
              </w:rPr>
              <w:tab/>
            </w:r>
            <w:r w:rsidR="00764C10">
              <w:rPr>
                <w:noProof/>
                <w:webHidden/>
              </w:rPr>
              <w:fldChar w:fldCharType="begin"/>
            </w:r>
            <w:r w:rsidR="00764C10">
              <w:rPr>
                <w:noProof/>
                <w:webHidden/>
              </w:rPr>
              <w:instrText xml:space="preserve"> PAGEREF _Toc41357484 \h </w:instrText>
            </w:r>
            <w:r w:rsidR="00764C10">
              <w:rPr>
                <w:noProof/>
                <w:webHidden/>
              </w:rPr>
            </w:r>
            <w:r w:rsidR="00764C10">
              <w:rPr>
                <w:noProof/>
                <w:webHidden/>
              </w:rPr>
              <w:fldChar w:fldCharType="separate"/>
            </w:r>
            <w:r w:rsidR="00764C10">
              <w:rPr>
                <w:noProof/>
                <w:webHidden/>
              </w:rPr>
              <w:t>4</w:t>
            </w:r>
            <w:r w:rsidR="00764C10">
              <w:rPr>
                <w:noProof/>
                <w:webHidden/>
              </w:rPr>
              <w:fldChar w:fldCharType="end"/>
            </w:r>
          </w:hyperlink>
        </w:p>
        <w:p w:rsidR="00764C10" w:rsidRDefault="00FA4A89">
          <w:pPr>
            <w:pStyle w:val="TOC1"/>
            <w:tabs>
              <w:tab w:val="right" w:leader="dot" w:pos="10070"/>
            </w:tabs>
            <w:rPr>
              <w:rFonts w:eastAsiaTheme="minorEastAsia"/>
              <w:noProof/>
            </w:rPr>
          </w:pPr>
          <w:hyperlink w:anchor="_Toc41357485" w:history="1">
            <w:r w:rsidR="00764C10" w:rsidRPr="00FD59FF">
              <w:rPr>
                <w:rStyle w:val="Hyperlink"/>
                <w:rFonts w:asciiTheme="majorBidi" w:hAnsiTheme="majorBidi"/>
                <w:b/>
                <w:bCs/>
                <w:noProof/>
              </w:rPr>
              <w:t>Introduction</w:t>
            </w:r>
            <w:r w:rsidR="00764C10">
              <w:rPr>
                <w:noProof/>
                <w:webHidden/>
              </w:rPr>
              <w:tab/>
            </w:r>
            <w:r w:rsidR="00764C10">
              <w:rPr>
                <w:noProof/>
                <w:webHidden/>
              </w:rPr>
              <w:fldChar w:fldCharType="begin"/>
            </w:r>
            <w:r w:rsidR="00764C10">
              <w:rPr>
                <w:noProof/>
                <w:webHidden/>
              </w:rPr>
              <w:instrText xml:space="preserve"> PAGEREF _Toc41357485 \h </w:instrText>
            </w:r>
            <w:r w:rsidR="00764C10">
              <w:rPr>
                <w:noProof/>
                <w:webHidden/>
              </w:rPr>
            </w:r>
            <w:r w:rsidR="00764C10">
              <w:rPr>
                <w:noProof/>
                <w:webHidden/>
              </w:rPr>
              <w:fldChar w:fldCharType="separate"/>
            </w:r>
            <w:r w:rsidR="00764C10">
              <w:rPr>
                <w:noProof/>
                <w:webHidden/>
              </w:rPr>
              <w:t>5</w:t>
            </w:r>
            <w:r w:rsidR="00764C10">
              <w:rPr>
                <w:noProof/>
                <w:webHidden/>
              </w:rPr>
              <w:fldChar w:fldCharType="end"/>
            </w:r>
          </w:hyperlink>
        </w:p>
        <w:p w:rsidR="00764C10" w:rsidRDefault="00FA4A89">
          <w:pPr>
            <w:pStyle w:val="TOC1"/>
            <w:tabs>
              <w:tab w:val="right" w:leader="dot" w:pos="10070"/>
            </w:tabs>
            <w:rPr>
              <w:rFonts w:eastAsiaTheme="minorEastAsia"/>
              <w:noProof/>
            </w:rPr>
          </w:pPr>
          <w:hyperlink w:anchor="_Toc41357486" w:history="1">
            <w:r w:rsidR="00764C10" w:rsidRPr="00FD59FF">
              <w:rPr>
                <w:rStyle w:val="Hyperlink"/>
                <w:rFonts w:asciiTheme="majorBidi" w:hAnsiTheme="majorBidi"/>
                <w:b/>
                <w:bCs/>
                <w:noProof/>
              </w:rPr>
              <w:t>ISA Specifications</w:t>
            </w:r>
            <w:r w:rsidR="00764C10">
              <w:rPr>
                <w:noProof/>
                <w:webHidden/>
              </w:rPr>
              <w:tab/>
            </w:r>
            <w:r w:rsidR="00764C10">
              <w:rPr>
                <w:noProof/>
                <w:webHidden/>
              </w:rPr>
              <w:fldChar w:fldCharType="begin"/>
            </w:r>
            <w:r w:rsidR="00764C10">
              <w:rPr>
                <w:noProof/>
                <w:webHidden/>
              </w:rPr>
              <w:instrText xml:space="preserve"> PAGEREF _Toc41357486 \h </w:instrText>
            </w:r>
            <w:r w:rsidR="00764C10">
              <w:rPr>
                <w:noProof/>
                <w:webHidden/>
              </w:rPr>
            </w:r>
            <w:r w:rsidR="00764C10">
              <w:rPr>
                <w:noProof/>
                <w:webHidden/>
              </w:rPr>
              <w:fldChar w:fldCharType="separate"/>
            </w:r>
            <w:r w:rsidR="00764C10">
              <w:rPr>
                <w:noProof/>
                <w:webHidden/>
              </w:rPr>
              <w:t>6</w:t>
            </w:r>
            <w:r w:rsidR="00764C10">
              <w:rPr>
                <w:noProof/>
                <w:webHidden/>
              </w:rPr>
              <w:fldChar w:fldCharType="end"/>
            </w:r>
          </w:hyperlink>
        </w:p>
        <w:p w:rsidR="00764C10" w:rsidRDefault="00FA4A89">
          <w:pPr>
            <w:pStyle w:val="TOC2"/>
            <w:tabs>
              <w:tab w:val="right" w:leader="dot" w:pos="10070"/>
            </w:tabs>
            <w:rPr>
              <w:rFonts w:eastAsiaTheme="minorEastAsia"/>
              <w:noProof/>
            </w:rPr>
          </w:pPr>
          <w:hyperlink w:anchor="_Toc41357487" w:history="1">
            <w:r w:rsidR="00764C10" w:rsidRPr="00FD59FF">
              <w:rPr>
                <w:rStyle w:val="Hyperlink"/>
                <w:rFonts w:asciiTheme="majorBidi" w:eastAsia="Times New Roman" w:hAnsiTheme="majorBidi"/>
                <w:b/>
                <w:bCs/>
                <w:noProof/>
              </w:rPr>
              <w:t>Specifications</w:t>
            </w:r>
            <w:r w:rsidR="00764C10">
              <w:rPr>
                <w:noProof/>
                <w:webHidden/>
              </w:rPr>
              <w:tab/>
            </w:r>
            <w:r w:rsidR="00764C10">
              <w:rPr>
                <w:noProof/>
                <w:webHidden/>
              </w:rPr>
              <w:fldChar w:fldCharType="begin"/>
            </w:r>
            <w:r w:rsidR="00764C10">
              <w:rPr>
                <w:noProof/>
                <w:webHidden/>
              </w:rPr>
              <w:instrText xml:space="preserve"> PAGEREF _Toc41357487 \h </w:instrText>
            </w:r>
            <w:r w:rsidR="00764C10">
              <w:rPr>
                <w:noProof/>
                <w:webHidden/>
              </w:rPr>
            </w:r>
            <w:r w:rsidR="00764C10">
              <w:rPr>
                <w:noProof/>
                <w:webHidden/>
              </w:rPr>
              <w:fldChar w:fldCharType="separate"/>
            </w:r>
            <w:r w:rsidR="00764C10">
              <w:rPr>
                <w:noProof/>
                <w:webHidden/>
              </w:rPr>
              <w:t>6</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488" w:history="1">
            <w:r w:rsidR="00764C10" w:rsidRPr="00FD59FF">
              <w:rPr>
                <w:rStyle w:val="Hyperlink"/>
                <w:rFonts w:asciiTheme="majorBidi" w:eastAsia="Times New Roman" w:hAnsiTheme="majorBidi"/>
                <w:b/>
                <w:bCs/>
                <w:noProof/>
              </w:rPr>
              <w:t>Registers</w:t>
            </w:r>
            <w:r w:rsidR="00764C10">
              <w:rPr>
                <w:noProof/>
                <w:webHidden/>
              </w:rPr>
              <w:tab/>
            </w:r>
            <w:r w:rsidR="00764C10">
              <w:rPr>
                <w:noProof/>
                <w:webHidden/>
              </w:rPr>
              <w:fldChar w:fldCharType="begin"/>
            </w:r>
            <w:r w:rsidR="00764C10">
              <w:rPr>
                <w:noProof/>
                <w:webHidden/>
              </w:rPr>
              <w:instrText xml:space="preserve"> PAGEREF _Toc41357488 \h </w:instrText>
            </w:r>
            <w:r w:rsidR="00764C10">
              <w:rPr>
                <w:noProof/>
                <w:webHidden/>
              </w:rPr>
            </w:r>
            <w:r w:rsidR="00764C10">
              <w:rPr>
                <w:noProof/>
                <w:webHidden/>
              </w:rPr>
              <w:fldChar w:fldCharType="separate"/>
            </w:r>
            <w:r w:rsidR="00764C10">
              <w:rPr>
                <w:noProof/>
                <w:webHidden/>
              </w:rPr>
              <w:t>6</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489" w:history="1">
            <w:r w:rsidR="00764C10" w:rsidRPr="00FD59FF">
              <w:rPr>
                <w:rStyle w:val="Hyperlink"/>
                <w:rFonts w:asciiTheme="majorBidi" w:eastAsia="Times New Roman" w:hAnsiTheme="majorBidi"/>
                <w:b/>
                <w:bCs/>
                <w:noProof/>
              </w:rPr>
              <w:t>Input-Output</w:t>
            </w:r>
            <w:r w:rsidR="00764C10">
              <w:rPr>
                <w:noProof/>
                <w:webHidden/>
              </w:rPr>
              <w:tab/>
            </w:r>
            <w:r w:rsidR="00764C10">
              <w:rPr>
                <w:noProof/>
                <w:webHidden/>
              </w:rPr>
              <w:fldChar w:fldCharType="begin"/>
            </w:r>
            <w:r w:rsidR="00764C10">
              <w:rPr>
                <w:noProof/>
                <w:webHidden/>
              </w:rPr>
              <w:instrText xml:space="preserve"> PAGEREF _Toc41357489 \h </w:instrText>
            </w:r>
            <w:r w:rsidR="00764C10">
              <w:rPr>
                <w:noProof/>
                <w:webHidden/>
              </w:rPr>
            </w:r>
            <w:r w:rsidR="00764C10">
              <w:rPr>
                <w:noProof/>
                <w:webHidden/>
              </w:rPr>
              <w:fldChar w:fldCharType="separate"/>
            </w:r>
            <w:r w:rsidR="00764C10">
              <w:rPr>
                <w:noProof/>
                <w:webHidden/>
              </w:rPr>
              <w:t>6</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490" w:history="1">
            <w:r w:rsidR="00764C10" w:rsidRPr="00FD59FF">
              <w:rPr>
                <w:rStyle w:val="Hyperlink"/>
                <w:rFonts w:asciiTheme="majorBidi" w:hAnsiTheme="majorBidi"/>
                <w:b/>
                <w:bCs/>
                <w:noProof/>
              </w:rPr>
              <w:t>Instructions</w:t>
            </w:r>
            <w:r w:rsidR="00764C10">
              <w:rPr>
                <w:noProof/>
                <w:webHidden/>
              </w:rPr>
              <w:tab/>
            </w:r>
            <w:r w:rsidR="00764C10">
              <w:rPr>
                <w:noProof/>
                <w:webHidden/>
              </w:rPr>
              <w:fldChar w:fldCharType="begin"/>
            </w:r>
            <w:r w:rsidR="00764C10">
              <w:rPr>
                <w:noProof/>
                <w:webHidden/>
              </w:rPr>
              <w:instrText xml:space="preserve"> PAGEREF _Toc41357490 \h </w:instrText>
            </w:r>
            <w:r w:rsidR="00764C10">
              <w:rPr>
                <w:noProof/>
                <w:webHidden/>
              </w:rPr>
            </w:r>
            <w:r w:rsidR="00764C10">
              <w:rPr>
                <w:noProof/>
                <w:webHidden/>
              </w:rPr>
              <w:fldChar w:fldCharType="separate"/>
            </w:r>
            <w:r w:rsidR="00764C10">
              <w:rPr>
                <w:noProof/>
                <w:webHidden/>
              </w:rPr>
              <w:t>7</w:t>
            </w:r>
            <w:r w:rsidR="00764C10">
              <w:rPr>
                <w:noProof/>
                <w:webHidden/>
              </w:rPr>
              <w:fldChar w:fldCharType="end"/>
            </w:r>
          </w:hyperlink>
        </w:p>
        <w:p w:rsidR="00764C10" w:rsidRDefault="00FA4A89">
          <w:pPr>
            <w:pStyle w:val="TOC1"/>
            <w:tabs>
              <w:tab w:val="right" w:leader="dot" w:pos="10070"/>
            </w:tabs>
            <w:rPr>
              <w:rFonts w:eastAsiaTheme="minorEastAsia"/>
              <w:noProof/>
            </w:rPr>
          </w:pPr>
          <w:hyperlink w:anchor="_Toc41357491" w:history="1">
            <w:r w:rsidR="00764C10" w:rsidRPr="00FD59FF">
              <w:rPr>
                <w:rStyle w:val="Hyperlink"/>
                <w:rFonts w:asciiTheme="majorBidi" w:hAnsiTheme="majorBidi"/>
                <w:b/>
                <w:bCs/>
                <w:noProof/>
              </w:rPr>
              <w:t>Design</w:t>
            </w:r>
            <w:r w:rsidR="00764C10">
              <w:rPr>
                <w:noProof/>
                <w:webHidden/>
              </w:rPr>
              <w:tab/>
            </w:r>
            <w:r w:rsidR="00764C10">
              <w:rPr>
                <w:noProof/>
                <w:webHidden/>
              </w:rPr>
              <w:fldChar w:fldCharType="begin"/>
            </w:r>
            <w:r w:rsidR="00764C10">
              <w:rPr>
                <w:noProof/>
                <w:webHidden/>
              </w:rPr>
              <w:instrText xml:space="preserve"> PAGEREF _Toc41357491 \h </w:instrText>
            </w:r>
            <w:r w:rsidR="00764C10">
              <w:rPr>
                <w:noProof/>
                <w:webHidden/>
              </w:rPr>
            </w:r>
            <w:r w:rsidR="00764C10">
              <w:rPr>
                <w:noProof/>
                <w:webHidden/>
              </w:rPr>
              <w:fldChar w:fldCharType="separate"/>
            </w:r>
            <w:r w:rsidR="00764C10">
              <w:rPr>
                <w:noProof/>
                <w:webHidden/>
              </w:rPr>
              <w:t>9</w:t>
            </w:r>
            <w:r w:rsidR="00764C10">
              <w:rPr>
                <w:noProof/>
                <w:webHidden/>
              </w:rPr>
              <w:fldChar w:fldCharType="end"/>
            </w:r>
          </w:hyperlink>
        </w:p>
        <w:p w:rsidR="00764C10" w:rsidRDefault="00FA4A89">
          <w:pPr>
            <w:pStyle w:val="TOC2"/>
            <w:tabs>
              <w:tab w:val="right" w:leader="dot" w:pos="10070"/>
            </w:tabs>
            <w:rPr>
              <w:rFonts w:eastAsiaTheme="minorEastAsia"/>
              <w:noProof/>
            </w:rPr>
          </w:pPr>
          <w:hyperlink w:anchor="_Toc41357492" w:history="1">
            <w:r w:rsidR="00764C10" w:rsidRPr="00FD59FF">
              <w:rPr>
                <w:rStyle w:val="Hyperlink"/>
                <w:rFonts w:asciiTheme="majorBidi" w:hAnsiTheme="majorBidi"/>
                <w:b/>
                <w:bCs/>
                <w:noProof/>
              </w:rPr>
              <w:t>Full Design</w:t>
            </w:r>
            <w:r w:rsidR="00764C10">
              <w:rPr>
                <w:noProof/>
                <w:webHidden/>
              </w:rPr>
              <w:tab/>
            </w:r>
            <w:r w:rsidR="00764C10">
              <w:rPr>
                <w:noProof/>
                <w:webHidden/>
              </w:rPr>
              <w:fldChar w:fldCharType="begin"/>
            </w:r>
            <w:r w:rsidR="00764C10">
              <w:rPr>
                <w:noProof/>
                <w:webHidden/>
              </w:rPr>
              <w:instrText xml:space="preserve"> PAGEREF _Toc41357492 \h </w:instrText>
            </w:r>
            <w:r w:rsidR="00764C10">
              <w:rPr>
                <w:noProof/>
                <w:webHidden/>
              </w:rPr>
            </w:r>
            <w:r w:rsidR="00764C10">
              <w:rPr>
                <w:noProof/>
                <w:webHidden/>
              </w:rPr>
              <w:fldChar w:fldCharType="separate"/>
            </w:r>
            <w:r w:rsidR="00764C10">
              <w:rPr>
                <w:noProof/>
                <w:webHidden/>
              </w:rPr>
              <w:t>9</w:t>
            </w:r>
            <w:r w:rsidR="00764C10">
              <w:rPr>
                <w:noProof/>
                <w:webHidden/>
              </w:rPr>
              <w:fldChar w:fldCharType="end"/>
            </w:r>
          </w:hyperlink>
        </w:p>
        <w:p w:rsidR="00764C10" w:rsidRDefault="00FA4A89">
          <w:pPr>
            <w:pStyle w:val="TOC2"/>
            <w:tabs>
              <w:tab w:val="right" w:leader="dot" w:pos="10070"/>
            </w:tabs>
            <w:rPr>
              <w:rFonts w:eastAsiaTheme="minorEastAsia"/>
              <w:noProof/>
            </w:rPr>
          </w:pPr>
          <w:hyperlink w:anchor="_Toc41357493" w:history="1">
            <w:r w:rsidR="00764C10" w:rsidRPr="00FD59FF">
              <w:rPr>
                <w:rStyle w:val="Hyperlink"/>
                <w:rFonts w:asciiTheme="majorBidi" w:hAnsiTheme="majorBidi"/>
                <w:b/>
                <w:bCs/>
                <w:noProof/>
              </w:rPr>
              <w:t>Fetching Stage</w:t>
            </w:r>
            <w:r w:rsidR="00764C10">
              <w:rPr>
                <w:noProof/>
                <w:webHidden/>
              </w:rPr>
              <w:tab/>
            </w:r>
            <w:r w:rsidR="00764C10">
              <w:rPr>
                <w:noProof/>
                <w:webHidden/>
              </w:rPr>
              <w:fldChar w:fldCharType="begin"/>
            </w:r>
            <w:r w:rsidR="00764C10">
              <w:rPr>
                <w:noProof/>
                <w:webHidden/>
              </w:rPr>
              <w:instrText xml:space="preserve"> PAGEREF _Toc41357493 \h </w:instrText>
            </w:r>
            <w:r w:rsidR="00764C10">
              <w:rPr>
                <w:noProof/>
                <w:webHidden/>
              </w:rPr>
            </w:r>
            <w:r w:rsidR="00764C10">
              <w:rPr>
                <w:noProof/>
                <w:webHidden/>
              </w:rPr>
              <w:fldChar w:fldCharType="separate"/>
            </w:r>
            <w:r w:rsidR="00764C10">
              <w:rPr>
                <w:noProof/>
                <w:webHidden/>
              </w:rPr>
              <w:t>10</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494" w:history="1">
            <w:r w:rsidR="00764C10" w:rsidRPr="00FD59FF">
              <w:rPr>
                <w:rStyle w:val="Hyperlink"/>
                <w:rFonts w:asciiTheme="majorBidi" w:hAnsiTheme="majorBidi"/>
                <w:noProof/>
              </w:rPr>
              <w:t>3-</w:t>
            </w:r>
            <w:r w:rsidR="00764C10" w:rsidRPr="00FD59FF">
              <w:rPr>
                <w:rStyle w:val="Hyperlink"/>
                <w:rFonts w:asciiTheme="majorBidi" w:hAnsiTheme="majorBidi"/>
                <w:b/>
                <w:bCs/>
                <w:noProof/>
              </w:rPr>
              <w:t xml:space="preserve"> Adder B</w:t>
            </w:r>
            <w:r w:rsidR="00764C10">
              <w:rPr>
                <w:noProof/>
                <w:webHidden/>
              </w:rPr>
              <w:tab/>
            </w:r>
            <w:r w:rsidR="00764C10">
              <w:rPr>
                <w:noProof/>
                <w:webHidden/>
              </w:rPr>
              <w:fldChar w:fldCharType="begin"/>
            </w:r>
            <w:r w:rsidR="00764C10">
              <w:rPr>
                <w:noProof/>
                <w:webHidden/>
              </w:rPr>
              <w:instrText xml:space="preserve"> PAGEREF _Toc41357494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495" w:history="1">
            <w:r w:rsidR="00764C10" w:rsidRPr="00FD59FF">
              <w:rPr>
                <w:rStyle w:val="Hyperlink"/>
                <w:rFonts w:asciiTheme="majorBidi" w:hAnsiTheme="majorBidi"/>
                <w:noProof/>
              </w:rPr>
              <w:t>4-</w:t>
            </w:r>
            <w:r w:rsidR="00764C10" w:rsidRPr="00FD59FF">
              <w:rPr>
                <w:rStyle w:val="Hyperlink"/>
                <w:rFonts w:asciiTheme="majorBidi" w:hAnsiTheme="majorBidi"/>
                <w:b/>
                <w:bCs/>
                <w:noProof/>
              </w:rPr>
              <w:t xml:space="preserve"> Mux A</w:t>
            </w:r>
            <w:r w:rsidR="00764C10">
              <w:rPr>
                <w:noProof/>
                <w:webHidden/>
              </w:rPr>
              <w:tab/>
            </w:r>
            <w:r w:rsidR="00764C10">
              <w:rPr>
                <w:noProof/>
                <w:webHidden/>
              </w:rPr>
              <w:fldChar w:fldCharType="begin"/>
            </w:r>
            <w:r w:rsidR="00764C10">
              <w:rPr>
                <w:noProof/>
                <w:webHidden/>
              </w:rPr>
              <w:instrText xml:space="preserve"> PAGEREF _Toc41357495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496" w:history="1">
            <w:r w:rsidR="00764C10" w:rsidRPr="00FD59FF">
              <w:rPr>
                <w:rStyle w:val="Hyperlink"/>
                <w:rFonts w:asciiTheme="majorBidi" w:hAnsiTheme="majorBidi"/>
                <w:noProof/>
              </w:rPr>
              <w:t>5-</w:t>
            </w:r>
            <w:r w:rsidR="00764C10" w:rsidRPr="00FD59FF">
              <w:rPr>
                <w:rStyle w:val="Hyperlink"/>
                <w:rFonts w:asciiTheme="majorBidi" w:hAnsiTheme="majorBidi"/>
                <w:b/>
                <w:bCs/>
                <w:noProof/>
              </w:rPr>
              <w:t xml:space="preserve"> Mux B</w:t>
            </w:r>
            <w:r w:rsidR="00764C10">
              <w:rPr>
                <w:noProof/>
                <w:webHidden/>
              </w:rPr>
              <w:tab/>
            </w:r>
            <w:r w:rsidR="00764C10">
              <w:rPr>
                <w:noProof/>
                <w:webHidden/>
              </w:rPr>
              <w:fldChar w:fldCharType="begin"/>
            </w:r>
            <w:r w:rsidR="00764C10">
              <w:rPr>
                <w:noProof/>
                <w:webHidden/>
              </w:rPr>
              <w:instrText xml:space="preserve"> PAGEREF _Toc41357496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497" w:history="1">
            <w:r w:rsidR="00764C10" w:rsidRPr="00FD59FF">
              <w:rPr>
                <w:rStyle w:val="Hyperlink"/>
                <w:rFonts w:asciiTheme="majorBidi" w:hAnsiTheme="majorBidi"/>
                <w:noProof/>
              </w:rPr>
              <w:t>6-</w:t>
            </w:r>
            <w:r w:rsidR="00764C10" w:rsidRPr="00FD59FF">
              <w:rPr>
                <w:rStyle w:val="Hyperlink"/>
                <w:rFonts w:asciiTheme="majorBidi" w:hAnsiTheme="majorBidi"/>
                <w:b/>
                <w:bCs/>
                <w:noProof/>
              </w:rPr>
              <w:t xml:space="preserve"> Mux C</w:t>
            </w:r>
            <w:r w:rsidR="00764C10">
              <w:rPr>
                <w:noProof/>
                <w:webHidden/>
              </w:rPr>
              <w:tab/>
            </w:r>
            <w:r w:rsidR="00764C10">
              <w:rPr>
                <w:noProof/>
                <w:webHidden/>
              </w:rPr>
              <w:fldChar w:fldCharType="begin"/>
            </w:r>
            <w:r w:rsidR="00764C10">
              <w:rPr>
                <w:noProof/>
                <w:webHidden/>
              </w:rPr>
              <w:instrText xml:space="preserve"> PAGEREF _Toc41357497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498" w:history="1">
            <w:r w:rsidR="00764C10" w:rsidRPr="00FD59FF">
              <w:rPr>
                <w:rStyle w:val="Hyperlink"/>
                <w:rFonts w:asciiTheme="majorBidi" w:hAnsiTheme="majorBidi"/>
                <w:noProof/>
              </w:rPr>
              <w:t>7-</w:t>
            </w:r>
            <w:r w:rsidR="00764C10" w:rsidRPr="00FD59FF">
              <w:rPr>
                <w:rStyle w:val="Hyperlink"/>
                <w:rFonts w:asciiTheme="majorBidi" w:hAnsiTheme="majorBidi"/>
                <w:b/>
                <w:bCs/>
                <w:noProof/>
              </w:rPr>
              <w:t xml:space="preserve"> INT UNIT</w:t>
            </w:r>
            <w:r w:rsidR="00764C10">
              <w:rPr>
                <w:noProof/>
                <w:webHidden/>
              </w:rPr>
              <w:tab/>
            </w:r>
            <w:r w:rsidR="00764C10">
              <w:rPr>
                <w:noProof/>
                <w:webHidden/>
              </w:rPr>
              <w:fldChar w:fldCharType="begin"/>
            </w:r>
            <w:r w:rsidR="00764C10">
              <w:rPr>
                <w:noProof/>
                <w:webHidden/>
              </w:rPr>
              <w:instrText xml:space="preserve"> PAGEREF _Toc41357498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499" w:history="1">
            <w:r w:rsidR="00764C10" w:rsidRPr="00FD59FF">
              <w:rPr>
                <w:rStyle w:val="Hyperlink"/>
                <w:rFonts w:asciiTheme="majorBidi" w:hAnsiTheme="majorBidi"/>
                <w:noProof/>
              </w:rPr>
              <w:t>8-</w:t>
            </w:r>
            <w:r w:rsidR="00764C10" w:rsidRPr="00FD59FF">
              <w:rPr>
                <w:rStyle w:val="Hyperlink"/>
                <w:rFonts w:asciiTheme="majorBidi" w:hAnsiTheme="majorBidi"/>
                <w:b/>
                <w:bCs/>
                <w:noProof/>
              </w:rPr>
              <w:t xml:space="preserve"> Instruction Memory:</w:t>
            </w:r>
            <w:r w:rsidR="00764C10">
              <w:rPr>
                <w:noProof/>
                <w:webHidden/>
              </w:rPr>
              <w:tab/>
            </w:r>
            <w:r w:rsidR="00764C10">
              <w:rPr>
                <w:noProof/>
                <w:webHidden/>
              </w:rPr>
              <w:fldChar w:fldCharType="begin"/>
            </w:r>
            <w:r w:rsidR="00764C10">
              <w:rPr>
                <w:noProof/>
                <w:webHidden/>
              </w:rPr>
              <w:instrText xml:space="preserve"> PAGEREF _Toc41357499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00" w:history="1">
            <w:r w:rsidR="00764C10" w:rsidRPr="00FD59FF">
              <w:rPr>
                <w:rStyle w:val="Hyperlink"/>
                <w:rFonts w:asciiTheme="majorBidi" w:hAnsiTheme="majorBidi"/>
                <w:noProof/>
              </w:rPr>
              <w:t>9-</w:t>
            </w:r>
            <w:r w:rsidR="00764C10" w:rsidRPr="00FD59FF">
              <w:rPr>
                <w:rStyle w:val="Hyperlink"/>
                <w:rFonts w:asciiTheme="majorBidi" w:hAnsiTheme="majorBidi"/>
                <w:b/>
                <w:bCs/>
                <w:noProof/>
              </w:rPr>
              <w:t xml:space="preserve"> Mux D:</w:t>
            </w:r>
            <w:r w:rsidR="00764C10">
              <w:rPr>
                <w:noProof/>
                <w:webHidden/>
              </w:rPr>
              <w:tab/>
            </w:r>
            <w:r w:rsidR="00764C10">
              <w:rPr>
                <w:noProof/>
                <w:webHidden/>
              </w:rPr>
              <w:fldChar w:fldCharType="begin"/>
            </w:r>
            <w:r w:rsidR="00764C10">
              <w:rPr>
                <w:noProof/>
                <w:webHidden/>
              </w:rPr>
              <w:instrText xml:space="preserve"> PAGEREF _Toc41357500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01" w:history="1">
            <w:r w:rsidR="00764C10" w:rsidRPr="00FD59FF">
              <w:rPr>
                <w:rStyle w:val="Hyperlink"/>
                <w:rFonts w:asciiTheme="majorBidi" w:hAnsiTheme="majorBidi"/>
                <w:noProof/>
              </w:rPr>
              <w:t>10-</w:t>
            </w:r>
            <w:r w:rsidR="00764C10" w:rsidRPr="00FD59FF">
              <w:rPr>
                <w:rStyle w:val="Hyperlink"/>
                <w:rFonts w:asciiTheme="majorBidi" w:hAnsiTheme="majorBidi"/>
                <w:b/>
                <w:bCs/>
                <w:noProof/>
              </w:rPr>
              <w:t xml:space="preserve"> IF/ID Buffer:</w:t>
            </w:r>
            <w:r w:rsidR="00764C10">
              <w:rPr>
                <w:noProof/>
                <w:webHidden/>
              </w:rPr>
              <w:tab/>
            </w:r>
            <w:r w:rsidR="00764C10">
              <w:rPr>
                <w:noProof/>
                <w:webHidden/>
              </w:rPr>
              <w:fldChar w:fldCharType="begin"/>
            </w:r>
            <w:r w:rsidR="00764C10">
              <w:rPr>
                <w:noProof/>
                <w:webHidden/>
              </w:rPr>
              <w:instrText xml:space="preserve"> PAGEREF _Toc41357501 \h </w:instrText>
            </w:r>
            <w:r w:rsidR="00764C10">
              <w:rPr>
                <w:noProof/>
                <w:webHidden/>
              </w:rPr>
            </w:r>
            <w:r w:rsidR="00764C10">
              <w:rPr>
                <w:noProof/>
                <w:webHidden/>
              </w:rPr>
              <w:fldChar w:fldCharType="separate"/>
            </w:r>
            <w:r w:rsidR="00764C10">
              <w:rPr>
                <w:noProof/>
                <w:webHidden/>
              </w:rPr>
              <w:t>11</w:t>
            </w:r>
            <w:r w:rsidR="00764C10">
              <w:rPr>
                <w:noProof/>
                <w:webHidden/>
              </w:rPr>
              <w:fldChar w:fldCharType="end"/>
            </w:r>
          </w:hyperlink>
        </w:p>
        <w:p w:rsidR="00764C10" w:rsidRDefault="00FA4A89">
          <w:pPr>
            <w:pStyle w:val="TOC2"/>
            <w:tabs>
              <w:tab w:val="right" w:leader="dot" w:pos="10070"/>
            </w:tabs>
            <w:rPr>
              <w:rFonts w:eastAsiaTheme="minorEastAsia"/>
              <w:noProof/>
            </w:rPr>
          </w:pPr>
          <w:hyperlink w:anchor="_Toc41357502" w:history="1">
            <w:r w:rsidR="00764C10" w:rsidRPr="00FD59FF">
              <w:rPr>
                <w:rStyle w:val="Hyperlink"/>
                <w:rFonts w:asciiTheme="majorBidi" w:hAnsiTheme="majorBidi"/>
                <w:b/>
                <w:bCs/>
                <w:noProof/>
              </w:rPr>
              <w:t>Decode Stage</w:t>
            </w:r>
            <w:r w:rsidR="00764C10">
              <w:rPr>
                <w:noProof/>
                <w:webHidden/>
              </w:rPr>
              <w:tab/>
            </w:r>
            <w:r w:rsidR="00764C10">
              <w:rPr>
                <w:noProof/>
                <w:webHidden/>
              </w:rPr>
              <w:fldChar w:fldCharType="begin"/>
            </w:r>
            <w:r w:rsidR="00764C10">
              <w:rPr>
                <w:noProof/>
                <w:webHidden/>
              </w:rPr>
              <w:instrText xml:space="preserve"> PAGEREF _Toc41357502 \h </w:instrText>
            </w:r>
            <w:r w:rsidR="00764C10">
              <w:rPr>
                <w:noProof/>
                <w:webHidden/>
              </w:rPr>
            </w:r>
            <w:r w:rsidR="00764C10">
              <w:rPr>
                <w:noProof/>
                <w:webHidden/>
              </w:rPr>
              <w:fldChar w:fldCharType="separate"/>
            </w:r>
            <w:r w:rsidR="00764C10">
              <w:rPr>
                <w:noProof/>
                <w:webHidden/>
              </w:rPr>
              <w:t>12</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03" w:history="1">
            <w:r w:rsidR="00764C10" w:rsidRPr="00FD59FF">
              <w:rPr>
                <w:rStyle w:val="Hyperlink"/>
                <w:rFonts w:asciiTheme="majorBidi" w:hAnsiTheme="majorBidi"/>
                <w:noProof/>
              </w:rPr>
              <w:t>1-</w:t>
            </w:r>
            <w:r w:rsidR="00764C10" w:rsidRPr="00FD59FF">
              <w:rPr>
                <w:rStyle w:val="Hyperlink"/>
                <w:rFonts w:asciiTheme="majorBidi" w:hAnsiTheme="majorBidi"/>
                <w:b/>
                <w:bCs/>
                <w:noProof/>
              </w:rPr>
              <w:t xml:space="preserve"> Control Unit:</w:t>
            </w:r>
            <w:r w:rsidR="00764C10">
              <w:rPr>
                <w:noProof/>
                <w:webHidden/>
              </w:rPr>
              <w:tab/>
            </w:r>
            <w:r w:rsidR="00764C10">
              <w:rPr>
                <w:noProof/>
                <w:webHidden/>
              </w:rPr>
              <w:fldChar w:fldCharType="begin"/>
            </w:r>
            <w:r w:rsidR="00764C10">
              <w:rPr>
                <w:noProof/>
                <w:webHidden/>
              </w:rPr>
              <w:instrText xml:space="preserve"> PAGEREF _Toc41357503 \h </w:instrText>
            </w:r>
            <w:r w:rsidR="00764C10">
              <w:rPr>
                <w:noProof/>
                <w:webHidden/>
              </w:rPr>
            </w:r>
            <w:r w:rsidR="00764C10">
              <w:rPr>
                <w:noProof/>
                <w:webHidden/>
              </w:rPr>
              <w:fldChar w:fldCharType="separate"/>
            </w:r>
            <w:r w:rsidR="00764C10">
              <w:rPr>
                <w:noProof/>
                <w:webHidden/>
              </w:rPr>
              <w:t>12</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04" w:history="1">
            <w:r w:rsidR="00764C10" w:rsidRPr="00FD59FF">
              <w:rPr>
                <w:rStyle w:val="Hyperlink"/>
                <w:rFonts w:asciiTheme="majorBidi" w:hAnsiTheme="majorBidi"/>
                <w:noProof/>
              </w:rPr>
              <w:t>2-</w:t>
            </w:r>
            <w:r w:rsidR="00764C10" w:rsidRPr="00FD59FF">
              <w:rPr>
                <w:rStyle w:val="Hyperlink"/>
                <w:rFonts w:asciiTheme="majorBidi" w:hAnsiTheme="majorBidi"/>
                <w:b/>
                <w:bCs/>
                <w:noProof/>
              </w:rPr>
              <w:t xml:space="preserve"> Mux A</w:t>
            </w:r>
            <w:r w:rsidR="00764C10">
              <w:rPr>
                <w:noProof/>
                <w:webHidden/>
              </w:rPr>
              <w:tab/>
            </w:r>
            <w:r w:rsidR="00764C10">
              <w:rPr>
                <w:noProof/>
                <w:webHidden/>
              </w:rPr>
              <w:fldChar w:fldCharType="begin"/>
            </w:r>
            <w:r w:rsidR="00764C10">
              <w:rPr>
                <w:noProof/>
                <w:webHidden/>
              </w:rPr>
              <w:instrText xml:space="preserve"> PAGEREF _Toc41357504 \h </w:instrText>
            </w:r>
            <w:r w:rsidR="00764C10">
              <w:rPr>
                <w:noProof/>
                <w:webHidden/>
              </w:rPr>
            </w:r>
            <w:r w:rsidR="00764C10">
              <w:rPr>
                <w:noProof/>
                <w:webHidden/>
              </w:rPr>
              <w:fldChar w:fldCharType="separate"/>
            </w:r>
            <w:r w:rsidR="00764C10">
              <w:rPr>
                <w:noProof/>
                <w:webHidden/>
              </w:rPr>
              <w:t>17</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05" w:history="1">
            <w:r w:rsidR="00764C10" w:rsidRPr="00FD59FF">
              <w:rPr>
                <w:rStyle w:val="Hyperlink"/>
                <w:rFonts w:asciiTheme="majorBidi" w:hAnsiTheme="majorBidi"/>
                <w:noProof/>
              </w:rPr>
              <w:t>3-</w:t>
            </w:r>
            <w:r w:rsidR="00764C10" w:rsidRPr="00FD59FF">
              <w:rPr>
                <w:rStyle w:val="Hyperlink"/>
                <w:rFonts w:asciiTheme="majorBidi" w:hAnsiTheme="majorBidi"/>
                <w:b/>
                <w:bCs/>
                <w:noProof/>
              </w:rPr>
              <w:t xml:space="preserve"> Mux B</w:t>
            </w:r>
            <w:r w:rsidR="00764C10">
              <w:rPr>
                <w:noProof/>
                <w:webHidden/>
              </w:rPr>
              <w:tab/>
            </w:r>
            <w:r w:rsidR="00764C10">
              <w:rPr>
                <w:noProof/>
                <w:webHidden/>
              </w:rPr>
              <w:fldChar w:fldCharType="begin"/>
            </w:r>
            <w:r w:rsidR="00764C10">
              <w:rPr>
                <w:noProof/>
                <w:webHidden/>
              </w:rPr>
              <w:instrText xml:space="preserve"> PAGEREF _Toc41357505 \h </w:instrText>
            </w:r>
            <w:r w:rsidR="00764C10">
              <w:rPr>
                <w:noProof/>
                <w:webHidden/>
              </w:rPr>
            </w:r>
            <w:r w:rsidR="00764C10">
              <w:rPr>
                <w:noProof/>
                <w:webHidden/>
              </w:rPr>
              <w:fldChar w:fldCharType="separate"/>
            </w:r>
            <w:r w:rsidR="00764C10">
              <w:rPr>
                <w:noProof/>
                <w:webHidden/>
              </w:rPr>
              <w:t>17</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06" w:history="1">
            <w:r w:rsidR="00764C10" w:rsidRPr="00FD59FF">
              <w:rPr>
                <w:rStyle w:val="Hyperlink"/>
                <w:rFonts w:asciiTheme="majorBidi" w:hAnsiTheme="majorBidi"/>
                <w:noProof/>
              </w:rPr>
              <w:t>4-</w:t>
            </w:r>
            <w:r w:rsidR="00764C10" w:rsidRPr="00FD59FF">
              <w:rPr>
                <w:rStyle w:val="Hyperlink"/>
                <w:rFonts w:asciiTheme="majorBidi" w:hAnsiTheme="majorBidi"/>
                <w:b/>
                <w:bCs/>
                <w:noProof/>
              </w:rPr>
              <w:t xml:space="preserve"> Register File</w:t>
            </w:r>
            <w:r w:rsidR="00764C10">
              <w:rPr>
                <w:noProof/>
                <w:webHidden/>
              </w:rPr>
              <w:tab/>
            </w:r>
            <w:r w:rsidR="00764C10">
              <w:rPr>
                <w:noProof/>
                <w:webHidden/>
              </w:rPr>
              <w:fldChar w:fldCharType="begin"/>
            </w:r>
            <w:r w:rsidR="00764C10">
              <w:rPr>
                <w:noProof/>
                <w:webHidden/>
              </w:rPr>
              <w:instrText xml:space="preserve"> PAGEREF _Toc41357506 \h </w:instrText>
            </w:r>
            <w:r w:rsidR="00764C10">
              <w:rPr>
                <w:noProof/>
                <w:webHidden/>
              </w:rPr>
            </w:r>
            <w:r w:rsidR="00764C10">
              <w:rPr>
                <w:noProof/>
                <w:webHidden/>
              </w:rPr>
              <w:fldChar w:fldCharType="separate"/>
            </w:r>
            <w:r w:rsidR="00764C10">
              <w:rPr>
                <w:noProof/>
                <w:webHidden/>
              </w:rPr>
              <w:t>17</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07" w:history="1">
            <w:r w:rsidR="00764C10" w:rsidRPr="00FD59FF">
              <w:rPr>
                <w:rStyle w:val="Hyperlink"/>
                <w:rFonts w:asciiTheme="majorBidi" w:hAnsiTheme="majorBidi"/>
                <w:noProof/>
              </w:rPr>
              <w:t>5-</w:t>
            </w:r>
            <w:r w:rsidR="00764C10" w:rsidRPr="00FD59FF">
              <w:rPr>
                <w:rStyle w:val="Hyperlink"/>
                <w:rFonts w:asciiTheme="majorBidi" w:hAnsiTheme="majorBidi"/>
                <w:b/>
                <w:bCs/>
                <w:noProof/>
              </w:rPr>
              <w:t xml:space="preserve"> HDU</w:t>
            </w:r>
            <w:r w:rsidR="00764C10">
              <w:rPr>
                <w:noProof/>
                <w:webHidden/>
              </w:rPr>
              <w:tab/>
            </w:r>
            <w:r w:rsidR="00764C10">
              <w:rPr>
                <w:noProof/>
                <w:webHidden/>
              </w:rPr>
              <w:fldChar w:fldCharType="begin"/>
            </w:r>
            <w:r w:rsidR="00764C10">
              <w:rPr>
                <w:noProof/>
                <w:webHidden/>
              </w:rPr>
              <w:instrText xml:space="preserve"> PAGEREF _Toc41357507 \h </w:instrText>
            </w:r>
            <w:r w:rsidR="00764C10">
              <w:rPr>
                <w:noProof/>
                <w:webHidden/>
              </w:rPr>
            </w:r>
            <w:r w:rsidR="00764C10">
              <w:rPr>
                <w:noProof/>
                <w:webHidden/>
              </w:rPr>
              <w:fldChar w:fldCharType="separate"/>
            </w:r>
            <w:r w:rsidR="00764C10">
              <w:rPr>
                <w:noProof/>
                <w:webHidden/>
              </w:rPr>
              <w:t>17</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08" w:history="1">
            <w:r w:rsidR="00764C10" w:rsidRPr="00FD59FF">
              <w:rPr>
                <w:rStyle w:val="Hyperlink"/>
                <w:rFonts w:asciiTheme="majorBidi" w:hAnsiTheme="majorBidi"/>
                <w:noProof/>
              </w:rPr>
              <w:t>6-</w:t>
            </w:r>
            <w:r w:rsidR="00764C10" w:rsidRPr="00FD59FF">
              <w:rPr>
                <w:rStyle w:val="Hyperlink"/>
                <w:rFonts w:asciiTheme="majorBidi" w:hAnsiTheme="majorBidi"/>
                <w:b/>
                <w:bCs/>
                <w:noProof/>
              </w:rPr>
              <w:t xml:space="preserve"> ID/EX Buffer</w:t>
            </w:r>
            <w:r w:rsidR="00764C10">
              <w:rPr>
                <w:noProof/>
                <w:webHidden/>
              </w:rPr>
              <w:tab/>
            </w:r>
            <w:r w:rsidR="00764C10">
              <w:rPr>
                <w:noProof/>
                <w:webHidden/>
              </w:rPr>
              <w:fldChar w:fldCharType="begin"/>
            </w:r>
            <w:r w:rsidR="00764C10">
              <w:rPr>
                <w:noProof/>
                <w:webHidden/>
              </w:rPr>
              <w:instrText xml:space="preserve"> PAGEREF _Toc41357508 \h </w:instrText>
            </w:r>
            <w:r w:rsidR="00764C10">
              <w:rPr>
                <w:noProof/>
                <w:webHidden/>
              </w:rPr>
            </w:r>
            <w:r w:rsidR="00764C10">
              <w:rPr>
                <w:noProof/>
                <w:webHidden/>
              </w:rPr>
              <w:fldChar w:fldCharType="separate"/>
            </w:r>
            <w:r w:rsidR="00764C10">
              <w:rPr>
                <w:noProof/>
                <w:webHidden/>
              </w:rPr>
              <w:t>17</w:t>
            </w:r>
            <w:r w:rsidR="00764C10">
              <w:rPr>
                <w:noProof/>
                <w:webHidden/>
              </w:rPr>
              <w:fldChar w:fldCharType="end"/>
            </w:r>
          </w:hyperlink>
        </w:p>
        <w:p w:rsidR="00764C10" w:rsidRDefault="00FA4A89">
          <w:pPr>
            <w:pStyle w:val="TOC2"/>
            <w:tabs>
              <w:tab w:val="right" w:leader="dot" w:pos="10070"/>
            </w:tabs>
            <w:rPr>
              <w:rFonts w:eastAsiaTheme="minorEastAsia"/>
              <w:noProof/>
            </w:rPr>
          </w:pPr>
          <w:hyperlink w:anchor="_Toc41357509" w:history="1">
            <w:r w:rsidR="00764C10" w:rsidRPr="00FD59FF">
              <w:rPr>
                <w:rStyle w:val="Hyperlink"/>
                <w:rFonts w:asciiTheme="majorBidi" w:hAnsiTheme="majorBidi"/>
                <w:b/>
                <w:bCs/>
                <w:noProof/>
              </w:rPr>
              <w:t>Execute Stage</w:t>
            </w:r>
            <w:r w:rsidR="00764C10">
              <w:rPr>
                <w:noProof/>
                <w:webHidden/>
              </w:rPr>
              <w:tab/>
            </w:r>
            <w:r w:rsidR="00764C10">
              <w:rPr>
                <w:noProof/>
                <w:webHidden/>
              </w:rPr>
              <w:fldChar w:fldCharType="begin"/>
            </w:r>
            <w:r w:rsidR="00764C10">
              <w:rPr>
                <w:noProof/>
                <w:webHidden/>
              </w:rPr>
              <w:instrText xml:space="preserve"> PAGEREF _Toc41357509 \h </w:instrText>
            </w:r>
            <w:r w:rsidR="00764C10">
              <w:rPr>
                <w:noProof/>
                <w:webHidden/>
              </w:rPr>
            </w:r>
            <w:r w:rsidR="00764C10">
              <w:rPr>
                <w:noProof/>
                <w:webHidden/>
              </w:rPr>
              <w:fldChar w:fldCharType="separate"/>
            </w:r>
            <w:r w:rsidR="00764C10">
              <w:rPr>
                <w:noProof/>
                <w:webHidden/>
              </w:rPr>
              <w:t>18</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10" w:history="1">
            <w:r w:rsidR="00764C10" w:rsidRPr="00FD59FF">
              <w:rPr>
                <w:rStyle w:val="Hyperlink"/>
                <w:rFonts w:asciiTheme="majorBidi" w:hAnsiTheme="majorBidi"/>
                <w:b/>
                <w:bCs/>
                <w:noProof/>
              </w:rPr>
              <w:t>Zero Extender</w:t>
            </w:r>
            <w:r w:rsidR="00764C10">
              <w:rPr>
                <w:noProof/>
                <w:webHidden/>
              </w:rPr>
              <w:tab/>
            </w:r>
            <w:r w:rsidR="00764C10">
              <w:rPr>
                <w:noProof/>
                <w:webHidden/>
              </w:rPr>
              <w:fldChar w:fldCharType="begin"/>
            </w:r>
            <w:r w:rsidR="00764C10">
              <w:rPr>
                <w:noProof/>
                <w:webHidden/>
              </w:rPr>
              <w:instrText xml:space="preserve"> PAGEREF _Toc41357510 \h </w:instrText>
            </w:r>
            <w:r w:rsidR="00764C10">
              <w:rPr>
                <w:noProof/>
                <w:webHidden/>
              </w:rPr>
            </w:r>
            <w:r w:rsidR="00764C10">
              <w:rPr>
                <w:noProof/>
                <w:webHidden/>
              </w:rPr>
              <w:fldChar w:fldCharType="separate"/>
            </w:r>
            <w:r w:rsidR="00764C10">
              <w:rPr>
                <w:noProof/>
                <w:webHidden/>
              </w:rPr>
              <w:t>18</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11" w:history="1">
            <w:r w:rsidR="00764C10" w:rsidRPr="00FD59FF">
              <w:rPr>
                <w:rStyle w:val="Hyperlink"/>
                <w:rFonts w:asciiTheme="majorBidi" w:hAnsiTheme="majorBidi"/>
                <w:b/>
                <w:bCs/>
                <w:noProof/>
              </w:rPr>
              <w:t>ALU</w:t>
            </w:r>
            <w:r w:rsidR="00764C10">
              <w:rPr>
                <w:noProof/>
                <w:webHidden/>
              </w:rPr>
              <w:tab/>
            </w:r>
            <w:r w:rsidR="00764C10">
              <w:rPr>
                <w:noProof/>
                <w:webHidden/>
              </w:rPr>
              <w:fldChar w:fldCharType="begin"/>
            </w:r>
            <w:r w:rsidR="00764C10">
              <w:rPr>
                <w:noProof/>
                <w:webHidden/>
              </w:rPr>
              <w:instrText xml:space="preserve"> PAGEREF _Toc41357511 \h </w:instrText>
            </w:r>
            <w:r w:rsidR="00764C10">
              <w:rPr>
                <w:noProof/>
                <w:webHidden/>
              </w:rPr>
            </w:r>
            <w:r w:rsidR="00764C10">
              <w:rPr>
                <w:noProof/>
                <w:webHidden/>
              </w:rPr>
              <w:fldChar w:fldCharType="separate"/>
            </w:r>
            <w:r w:rsidR="00764C10">
              <w:rPr>
                <w:noProof/>
                <w:webHidden/>
              </w:rPr>
              <w:t>18</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12" w:history="1">
            <w:r w:rsidR="00764C10" w:rsidRPr="00FD59FF">
              <w:rPr>
                <w:rStyle w:val="Hyperlink"/>
                <w:rFonts w:asciiTheme="majorBidi" w:hAnsiTheme="majorBidi"/>
                <w:b/>
                <w:bCs/>
                <w:noProof/>
              </w:rPr>
              <w:t>Flags Register:</w:t>
            </w:r>
            <w:r w:rsidR="00764C10">
              <w:rPr>
                <w:noProof/>
                <w:webHidden/>
              </w:rPr>
              <w:tab/>
            </w:r>
            <w:r w:rsidR="00764C10">
              <w:rPr>
                <w:noProof/>
                <w:webHidden/>
              </w:rPr>
              <w:fldChar w:fldCharType="begin"/>
            </w:r>
            <w:r w:rsidR="00764C10">
              <w:rPr>
                <w:noProof/>
                <w:webHidden/>
              </w:rPr>
              <w:instrText xml:space="preserve"> PAGEREF _Toc41357512 \h </w:instrText>
            </w:r>
            <w:r w:rsidR="00764C10">
              <w:rPr>
                <w:noProof/>
                <w:webHidden/>
              </w:rPr>
            </w:r>
            <w:r w:rsidR="00764C10">
              <w:rPr>
                <w:noProof/>
                <w:webHidden/>
              </w:rPr>
              <w:fldChar w:fldCharType="separate"/>
            </w:r>
            <w:r w:rsidR="00764C10">
              <w:rPr>
                <w:noProof/>
                <w:webHidden/>
              </w:rPr>
              <w:t>19</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13" w:history="1">
            <w:r w:rsidR="00764C10" w:rsidRPr="00FD59FF">
              <w:rPr>
                <w:rStyle w:val="Hyperlink"/>
                <w:rFonts w:asciiTheme="majorBidi" w:hAnsiTheme="majorBidi"/>
                <w:b/>
                <w:bCs/>
                <w:noProof/>
              </w:rPr>
              <w:t>Outport</w:t>
            </w:r>
            <w:r w:rsidR="00764C10">
              <w:rPr>
                <w:noProof/>
                <w:webHidden/>
              </w:rPr>
              <w:tab/>
            </w:r>
            <w:r w:rsidR="00764C10">
              <w:rPr>
                <w:noProof/>
                <w:webHidden/>
              </w:rPr>
              <w:fldChar w:fldCharType="begin"/>
            </w:r>
            <w:r w:rsidR="00764C10">
              <w:rPr>
                <w:noProof/>
                <w:webHidden/>
              </w:rPr>
              <w:instrText xml:space="preserve"> PAGEREF _Toc41357513 \h </w:instrText>
            </w:r>
            <w:r w:rsidR="00764C10">
              <w:rPr>
                <w:noProof/>
                <w:webHidden/>
              </w:rPr>
            </w:r>
            <w:r w:rsidR="00764C10">
              <w:rPr>
                <w:noProof/>
                <w:webHidden/>
              </w:rPr>
              <w:fldChar w:fldCharType="separate"/>
            </w:r>
            <w:r w:rsidR="00764C10">
              <w:rPr>
                <w:noProof/>
                <w:webHidden/>
              </w:rPr>
              <w:t>19</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14" w:history="1">
            <w:r w:rsidR="00764C10" w:rsidRPr="00FD59FF">
              <w:rPr>
                <w:rStyle w:val="Hyperlink"/>
                <w:rFonts w:asciiTheme="majorBidi" w:hAnsiTheme="majorBidi"/>
                <w:b/>
                <w:bCs/>
                <w:noProof/>
              </w:rPr>
              <w:t>Inport</w:t>
            </w:r>
            <w:r w:rsidR="00764C10" w:rsidRPr="00FD59FF">
              <w:rPr>
                <w:rStyle w:val="Hyperlink"/>
                <w:noProof/>
              </w:rPr>
              <w:t>:</w:t>
            </w:r>
            <w:r w:rsidR="00764C10">
              <w:rPr>
                <w:noProof/>
                <w:webHidden/>
              </w:rPr>
              <w:tab/>
            </w:r>
            <w:r w:rsidR="00764C10">
              <w:rPr>
                <w:noProof/>
                <w:webHidden/>
              </w:rPr>
              <w:fldChar w:fldCharType="begin"/>
            </w:r>
            <w:r w:rsidR="00764C10">
              <w:rPr>
                <w:noProof/>
                <w:webHidden/>
              </w:rPr>
              <w:instrText xml:space="preserve"> PAGEREF _Toc41357514 \h </w:instrText>
            </w:r>
            <w:r w:rsidR="00764C10">
              <w:rPr>
                <w:noProof/>
                <w:webHidden/>
              </w:rPr>
            </w:r>
            <w:r w:rsidR="00764C10">
              <w:rPr>
                <w:noProof/>
                <w:webHidden/>
              </w:rPr>
              <w:fldChar w:fldCharType="separate"/>
            </w:r>
            <w:r w:rsidR="00764C10">
              <w:rPr>
                <w:noProof/>
                <w:webHidden/>
              </w:rPr>
              <w:t>19</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15" w:history="1">
            <w:r w:rsidR="00764C10" w:rsidRPr="00FD59FF">
              <w:rPr>
                <w:rStyle w:val="Hyperlink"/>
                <w:rFonts w:asciiTheme="majorBidi" w:hAnsiTheme="majorBidi"/>
                <w:b/>
                <w:bCs/>
                <w:noProof/>
              </w:rPr>
              <w:t>Forwarding Unit</w:t>
            </w:r>
            <w:r w:rsidR="00764C10" w:rsidRPr="00FD59FF">
              <w:rPr>
                <w:rStyle w:val="Hyperlink"/>
                <w:noProof/>
              </w:rPr>
              <w:t>:</w:t>
            </w:r>
            <w:r w:rsidR="00764C10">
              <w:rPr>
                <w:noProof/>
                <w:webHidden/>
              </w:rPr>
              <w:tab/>
            </w:r>
            <w:r w:rsidR="00764C10">
              <w:rPr>
                <w:noProof/>
                <w:webHidden/>
              </w:rPr>
              <w:fldChar w:fldCharType="begin"/>
            </w:r>
            <w:r w:rsidR="00764C10">
              <w:rPr>
                <w:noProof/>
                <w:webHidden/>
              </w:rPr>
              <w:instrText xml:space="preserve"> PAGEREF _Toc41357515 \h </w:instrText>
            </w:r>
            <w:r w:rsidR="00764C10">
              <w:rPr>
                <w:noProof/>
                <w:webHidden/>
              </w:rPr>
            </w:r>
            <w:r w:rsidR="00764C10">
              <w:rPr>
                <w:noProof/>
                <w:webHidden/>
              </w:rPr>
              <w:fldChar w:fldCharType="separate"/>
            </w:r>
            <w:r w:rsidR="00764C10">
              <w:rPr>
                <w:noProof/>
                <w:webHidden/>
              </w:rPr>
              <w:t>20</w:t>
            </w:r>
            <w:r w:rsidR="00764C10">
              <w:rPr>
                <w:noProof/>
                <w:webHidden/>
              </w:rPr>
              <w:fldChar w:fldCharType="end"/>
            </w:r>
          </w:hyperlink>
        </w:p>
        <w:p w:rsidR="00764C10" w:rsidRDefault="00FA4A89">
          <w:pPr>
            <w:pStyle w:val="TOC3"/>
            <w:tabs>
              <w:tab w:val="right" w:leader="dot" w:pos="10070"/>
            </w:tabs>
            <w:rPr>
              <w:rFonts w:eastAsiaTheme="minorEastAsia"/>
              <w:noProof/>
            </w:rPr>
          </w:pPr>
          <w:hyperlink w:anchor="_Toc41357516" w:history="1">
            <w:r w:rsidR="00764C10" w:rsidRPr="00FD59FF">
              <w:rPr>
                <w:rStyle w:val="Hyperlink"/>
                <w:rFonts w:asciiTheme="majorBidi" w:eastAsia="Times New Roman" w:hAnsiTheme="majorBidi"/>
                <w:b/>
                <w:bCs/>
                <w:noProof/>
              </w:rPr>
              <w:t>General Flow:</w:t>
            </w:r>
            <w:r w:rsidR="00764C10">
              <w:rPr>
                <w:noProof/>
                <w:webHidden/>
              </w:rPr>
              <w:tab/>
            </w:r>
            <w:r w:rsidR="00764C10">
              <w:rPr>
                <w:noProof/>
                <w:webHidden/>
              </w:rPr>
              <w:fldChar w:fldCharType="begin"/>
            </w:r>
            <w:r w:rsidR="00764C10">
              <w:rPr>
                <w:noProof/>
                <w:webHidden/>
              </w:rPr>
              <w:instrText xml:space="preserve"> PAGEREF _Toc41357516 \h </w:instrText>
            </w:r>
            <w:r w:rsidR="00764C10">
              <w:rPr>
                <w:noProof/>
                <w:webHidden/>
              </w:rPr>
            </w:r>
            <w:r w:rsidR="00764C10">
              <w:rPr>
                <w:noProof/>
                <w:webHidden/>
              </w:rPr>
              <w:fldChar w:fldCharType="separate"/>
            </w:r>
            <w:r w:rsidR="00764C10">
              <w:rPr>
                <w:noProof/>
                <w:webHidden/>
              </w:rPr>
              <w:t>20</w:t>
            </w:r>
            <w:r w:rsidR="00764C10">
              <w:rPr>
                <w:noProof/>
                <w:webHidden/>
              </w:rPr>
              <w:fldChar w:fldCharType="end"/>
            </w:r>
          </w:hyperlink>
        </w:p>
        <w:p w:rsidR="00226D92" w:rsidRDefault="00226D92">
          <w:r>
            <w:rPr>
              <w:b/>
              <w:bCs/>
              <w:noProof/>
            </w:rPr>
            <w:fldChar w:fldCharType="end"/>
          </w:r>
        </w:p>
      </w:sdtContent>
    </w:sdt>
    <w:p w:rsidR="00226D92" w:rsidRDefault="00226D92">
      <w:pPr>
        <w:spacing w:after="160" w:line="259" w:lineRule="auto"/>
        <w:rPr>
          <w:rFonts w:asciiTheme="majorBidi" w:hAnsiTheme="majorBidi" w:cstheme="majorBidi"/>
          <w:sz w:val="56"/>
          <w:szCs w:val="56"/>
        </w:rPr>
      </w:pPr>
    </w:p>
    <w:p w:rsidR="00226D92" w:rsidRDefault="00226D92" w:rsidP="005C24A5">
      <w:pPr>
        <w:spacing w:after="160" w:line="360" w:lineRule="auto"/>
        <w:rPr>
          <w:rFonts w:asciiTheme="majorBidi" w:hAnsiTheme="majorBidi" w:cstheme="majorBidi"/>
          <w:sz w:val="56"/>
          <w:szCs w:val="56"/>
        </w:rPr>
      </w:pPr>
    </w:p>
    <w:p w:rsidR="00226D92" w:rsidRDefault="00226D92">
      <w:pPr>
        <w:spacing w:after="160" w:line="259" w:lineRule="auto"/>
        <w:rPr>
          <w:rFonts w:asciiTheme="majorBidi" w:hAnsiTheme="majorBidi" w:cstheme="majorBidi"/>
          <w:sz w:val="56"/>
          <w:szCs w:val="56"/>
        </w:rPr>
      </w:pPr>
      <w:r>
        <w:rPr>
          <w:rFonts w:asciiTheme="majorBidi" w:hAnsiTheme="majorBidi" w:cstheme="majorBidi"/>
          <w:sz w:val="56"/>
          <w:szCs w:val="56"/>
        </w:rPr>
        <w:br w:type="page"/>
      </w:r>
    </w:p>
    <w:p w:rsidR="00226D92" w:rsidRDefault="00226D92" w:rsidP="00226D92">
      <w:pPr>
        <w:spacing w:after="160" w:line="360" w:lineRule="auto"/>
        <w:rPr>
          <w:rFonts w:asciiTheme="majorBidi" w:hAnsiTheme="majorBidi" w:cstheme="majorBidi"/>
          <w:sz w:val="56"/>
          <w:szCs w:val="56"/>
        </w:rPr>
      </w:pPr>
    </w:p>
    <w:p w:rsidR="00226D92" w:rsidRPr="00D53107" w:rsidRDefault="00226D92" w:rsidP="00226D92">
      <w:pPr>
        <w:pStyle w:val="Heading1"/>
        <w:spacing w:line="360" w:lineRule="auto"/>
        <w:jc w:val="center"/>
        <w:rPr>
          <w:rFonts w:asciiTheme="majorBidi" w:hAnsiTheme="majorBidi"/>
          <w:b/>
          <w:bCs/>
          <w:color w:val="auto"/>
          <w:sz w:val="44"/>
          <w:szCs w:val="44"/>
        </w:rPr>
      </w:pPr>
      <w:bookmarkStart w:id="0" w:name="_Toc41357484"/>
      <w:r w:rsidRPr="00D53107">
        <w:rPr>
          <w:rFonts w:asciiTheme="majorBidi" w:hAnsiTheme="majorBidi"/>
          <w:b/>
          <w:bCs/>
          <w:color w:val="auto"/>
          <w:sz w:val="44"/>
          <w:szCs w:val="44"/>
        </w:rPr>
        <w:t>Abstract</w:t>
      </w:r>
      <w:bookmarkEnd w:id="0"/>
    </w:p>
    <w:p w:rsidR="00226D92" w:rsidRPr="005C24A5" w:rsidRDefault="00226D92" w:rsidP="00226D92">
      <w:pPr>
        <w:spacing w:line="360" w:lineRule="auto"/>
        <w:rPr>
          <w:rFonts w:asciiTheme="majorBidi" w:hAnsiTheme="majorBidi" w:cstheme="majorBidi"/>
          <w:sz w:val="28"/>
          <w:szCs w:val="28"/>
        </w:rPr>
      </w:pPr>
      <w:r w:rsidRPr="005C24A5">
        <w:rPr>
          <w:rFonts w:asciiTheme="majorBidi" w:hAnsiTheme="majorBidi" w:cstheme="majorBidi"/>
          <w:sz w:val="28"/>
          <w:szCs w:val="28"/>
        </w:rPr>
        <w:t xml:space="preserve">This report is prepared to discuss the steps and results of implementing a Harvard-Architecture processor in VHDL, in addition to the processor VHDL implementation there is a python based Assembler that assembles the set of assembly instructions to its equivalent hex – code to be inserted to the memory. </w:t>
      </w:r>
    </w:p>
    <w:p w:rsidR="00226D92" w:rsidRDefault="00226D92" w:rsidP="00226D92">
      <w:pPr>
        <w:spacing w:line="360" w:lineRule="auto"/>
        <w:rPr>
          <w:rFonts w:asciiTheme="majorBidi" w:hAnsiTheme="majorBidi" w:cstheme="majorBidi"/>
          <w:sz w:val="28"/>
          <w:szCs w:val="28"/>
        </w:rPr>
      </w:pPr>
      <w:r w:rsidRPr="005C24A5">
        <w:rPr>
          <w:rFonts w:asciiTheme="majorBidi" w:hAnsiTheme="majorBidi" w:cstheme="majorBidi"/>
          <w:sz w:val="28"/>
          <w:szCs w:val="28"/>
        </w:rPr>
        <w:t>The processor includes Full Forwarding, Hazard Detection Unit, and Static Branch Prediction (assuming not taken always). The processor is made on a limited set of instructions that are mentioned in the Instruction part of the report, and the assembler generates two “.mem”</w:t>
      </w:r>
      <w:r>
        <w:rPr>
          <w:rFonts w:asciiTheme="majorBidi" w:hAnsiTheme="majorBidi" w:cstheme="majorBidi"/>
          <w:sz w:val="28"/>
          <w:szCs w:val="28"/>
        </w:rPr>
        <w:t>:  “assemblyfilenameData.mem” and “assemblyfilenameInstruction.mem”.</w:t>
      </w:r>
    </w:p>
    <w:p w:rsidR="00226D92" w:rsidRPr="00226D92" w:rsidRDefault="00226D92" w:rsidP="00226D92">
      <w:pPr>
        <w:spacing w:after="160" w:line="259" w:lineRule="auto"/>
        <w:rPr>
          <w:rFonts w:asciiTheme="majorBidi" w:hAnsiTheme="majorBidi" w:cstheme="majorBidi"/>
          <w:sz w:val="28"/>
          <w:szCs w:val="28"/>
        </w:rPr>
      </w:pPr>
    </w:p>
    <w:p w:rsidR="00226D92" w:rsidRDefault="00226D92" w:rsidP="00226D92">
      <w:pPr>
        <w:spacing w:after="160" w:line="259" w:lineRule="auto"/>
        <w:rPr>
          <w:rFonts w:asciiTheme="majorBidi" w:hAnsiTheme="majorBidi" w:cstheme="majorBidi"/>
          <w:sz w:val="56"/>
          <w:szCs w:val="56"/>
        </w:rPr>
      </w:pPr>
      <w:r>
        <w:rPr>
          <w:rFonts w:asciiTheme="majorBidi" w:hAnsiTheme="majorBidi" w:cstheme="majorBidi"/>
          <w:sz w:val="56"/>
          <w:szCs w:val="56"/>
        </w:rPr>
        <w:br w:type="page"/>
      </w:r>
    </w:p>
    <w:p w:rsidR="005C24A5" w:rsidRDefault="005C24A5" w:rsidP="00226D92">
      <w:pPr>
        <w:spacing w:after="160" w:line="259" w:lineRule="auto"/>
        <w:rPr>
          <w:rFonts w:asciiTheme="majorBidi" w:hAnsiTheme="majorBidi" w:cstheme="majorBidi"/>
          <w:sz w:val="56"/>
          <w:szCs w:val="56"/>
        </w:rPr>
      </w:pPr>
    </w:p>
    <w:p w:rsidR="005C24A5" w:rsidRDefault="005C24A5" w:rsidP="005C24A5">
      <w:pPr>
        <w:pStyle w:val="Heading1"/>
        <w:spacing w:line="360" w:lineRule="auto"/>
        <w:jc w:val="center"/>
        <w:rPr>
          <w:rFonts w:asciiTheme="majorBidi" w:hAnsiTheme="majorBidi"/>
          <w:b/>
          <w:bCs/>
          <w:color w:val="auto"/>
          <w:sz w:val="44"/>
          <w:szCs w:val="44"/>
        </w:rPr>
      </w:pPr>
      <w:bookmarkStart w:id="1" w:name="_Toc41357485"/>
      <w:r>
        <w:rPr>
          <w:rFonts w:asciiTheme="majorBidi" w:hAnsiTheme="majorBidi"/>
          <w:b/>
          <w:bCs/>
          <w:color w:val="auto"/>
          <w:sz w:val="44"/>
          <w:szCs w:val="44"/>
        </w:rPr>
        <w:t>Introduction</w:t>
      </w:r>
      <w:bookmarkEnd w:id="1"/>
    </w:p>
    <w:p w:rsidR="009124B1" w:rsidRDefault="009124B1" w:rsidP="009124B1">
      <w:pPr>
        <w:rPr>
          <w:rFonts w:ascii="Times New Roman" w:eastAsia="Times New Roman" w:hAnsi="Times New Roman" w:cs="Times New Roman"/>
          <w:sz w:val="28"/>
          <w:szCs w:val="28"/>
        </w:rPr>
      </w:pPr>
      <w:r w:rsidRPr="009124B1">
        <w:rPr>
          <w:rFonts w:asciiTheme="majorBidi" w:hAnsiTheme="majorBidi" w:cstheme="majorBidi"/>
          <w:sz w:val="28"/>
          <w:szCs w:val="28"/>
        </w:rPr>
        <w:t>The Harvard-Architecture processor is based upon having two separate memories: one for Memory &amp; Stack Data and the other is for Instructions, thus eliminating the Structural Hazards resulting from having a shared memory for both Data and Instructions. The processor mentioned in this report is a Five Stage pipelined processor</w:t>
      </w:r>
      <w:r>
        <w:rPr>
          <w:rFonts w:asciiTheme="majorBidi" w:hAnsiTheme="majorBidi" w:cstheme="majorBidi"/>
          <w:sz w:val="28"/>
          <w:szCs w:val="28"/>
        </w:rPr>
        <w:t xml:space="preserve"> which </w:t>
      </w:r>
      <w:r w:rsidRPr="009124B1">
        <w:rPr>
          <w:rFonts w:ascii="Times New Roman" w:eastAsia="Times New Roman" w:hAnsi="Times New Roman" w:cs="Times New Roman"/>
          <w:sz w:val="28"/>
          <w:szCs w:val="28"/>
        </w:rPr>
        <w:t>increases the CPU instruction throughput - the number of</w:t>
      </w:r>
      <w:r w:rsidRPr="00D008CE">
        <w:rPr>
          <w:rFonts w:ascii="Times New Roman" w:eastAsia="Times New Roman" w:hAnsi="Times New Roman" w:cs="Times New Roman"/>
          <w:sz w:val="28"/>
          <w:szCs w:val="28"/>
        </w:rPr>
        <w:t xml:space="preserve"> </w:t>
      </w:r>
      <w:r w:rsidRPr="009124B1">
        <w:rPr>
          <w:rFonts w:ascii="Times New Roman" w:eastAsia="Times New Roman" w:hAnsi="Times New Roman" w:cs="Times New Roman"/>
          <w:sz w:val="28"/>
          <w:szCs w:val="28"/>
        </w:rPr>
        <w:t>instructions completed per unit of time. But it does not reduce the execution</w:t>
      </w:r>
      <w:r w:rsidRPr="00D008CE">
        <w:rPr>
          <w:rFonts w:ascii="Times New Roman" w:eastAsia="Times New Roman" w:hAnsi="Times New Roman" w:cs="Times New Roman"/>
          <w:sz w:val="28"/>
          <w:szCs w:val="28"/>
        </w:rPr>
        <w:t xml:space="preserve"> </w:t>
      </w:r>
      <w:r w:rsidRPr="009124B1">
        <w:rPr>
          <w:rFonts w:ascii="Times New Roman" w:eastAsia="Times New Roman" w:hAnsi="Times New Roman" w:cs="Times New Roman"/>
          <w:sz w:val="28"/>
          <w:szCs w:val="28"/>
        </w:rPr>
        <w:t>time of an individual instruction. In fact, it usually slightly increases</w:t>
      </w:r>
      <w:r w:rsidRPr="00D008CE">
        <w:rPr>
          <w:rFonts w:ascii="Times New Roman" w:eastAsia="Times New Roman" w:hAnsi="Times New Roman" w:cs="Times New Roman"/>
          <w:sz w:val="28"/>
          <w:szCs w:val="28"/>
        </w:rPr>
        <w:t xml:space="preserve"> </w:t>
      </w:r>
      <w:r w:rsidRPr="009124B1">
        <w:rPr>
          <w:rFonts w:ascii="Times New Roman" w:eastAsia="Times New Roman" w:hAnsi="Times New Roman" w:cs="Times New Roman"/>
          <w:sz w:val="28"/>
          <w:szCs w:val="28"/>
        </w:rPr>
        <w:t>the execution time of each instruction due to overhead in the pipeline</w:t>
      </w:r>
      <w:r w:rsidRPr="00D008CE">
        <w:rPr>
          <w:rFonts w:ascii="Times New Roman" w:eastAsia="Times New Roman" w:hAnsi="Times New Roman" w:cs="Times New Roman"/>
          <w:sz w:val="28"/>
          <w:szCs w:val="28"/>
        </w:rPr>
        <w:t xml:space="preserve"> </w:t>
      </w:r>
      <w:r w:rsidRPr="009124B1">
        <w:rPr>
          <w:rFonts w:ascii="Times New Roman" w:eastAsia="Times New Roman" w:hAnsi="Times New Roman" w:cs="Times New Roman"/>
          <w:sz w:val="28"/>
          <w:szCs w:val="28"/>
        </w:rPr>
        <w:t>control</w:t>
      </w:r>
      <w:r w:rsidR="00D008CE">
        <w:rPr>
          <w:rFonts w:ascii="Times New Roman" w:eastAsia="Times New Roman" w:hAnsi="Times New Roman" w:cs="Times New Roman"/>
          <w:sz w:val="28"/>
          <w:szCs w:val="28"/>
        </w:rPr>
        <w:t xml:space="preserve">. The types of hazards that are faced in this type of processors is control hazards, data-hazards, and data-hazards causes a load-case hazard when a memory data is needed to be written to a register before directly using that register, This report will briefly explain how this hazards where handled and what would be the results if they were not handled using the </w:t>
      </w:r>
      <w:proofErr w:type="spellStart"/>
      <w:r w:rsidR="00D008CE">
        <w:rPr>
          <w:rFonts w:ascii="Times New Roman" w:eastAsia="Times New Roman" w:hAnsi="Times New Roman" w:cs="Times New Roman"/>
          <w:sz w:val="28"/>
          <w:szCs w:val="28"/>
        </w:rPr>
        <w:t>ModelSim</w:t>
      </w:r>
      <w:proofErr w:type="spellEnd"/>
      <w:r w:rsidR="00D008CE">
        <w:rPr>
          <w:rFonts w:ascii="Times New Roman" w:eastAsia="Times New Roman" w:hAnsi="Times New Roman" w:cs="Times New Roman"/>
          <w:sz w:val="28"/>
          <w:szCs w:val="28"/>
        </w:rPr>
        <w:t xml:space="preserve"> application to generate a wave-form representing the results of the processor and initiating its inputs.</w:t>
      </w: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Default="00D008CE" w:rsidP="009124B1">
      <w:pPr>
        <w:rPr>
          <w:rFonts w:ascii="Times New Roman" w:eastAsia="Times New Roman" w:hAnsi="Times New Roman" w:cs="Times New Roman"/>
          <w:sz w:val="28"/>
          <w:szCs w:val="28"/>
        </w:rPr>
      </w:pPr>
    </w:p>
    <w:p w:rsidR="00D008CE" w:rsidRPr="00226D92" w:rsidRDefault="00D008CE" w:rsidP="00226D9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**PS: The Processor was supposed to contain and additional part to support memory cache, but </w:t>
      </w:r>
      <w:r w:rsidRPr="00D008CE">
        <w:rPr>
          <w:rFonts w:ascii="Times New Roman" w:eastAsia="Times New Roman" w:hAnsi="Times New Roman" w:cs="Times New Roman"/>
          <w:color w:val="FF0000"/>
          <w:sz w:val="28"/>
          <w:szCs w:val="28"/>
        </w:rPr>
        <w:t xml:space="preserve">MEMORY CACHE WAS NOT IMPLEMENTED </w:t>
      </w:r>
      <w:r>
        <w:rPr>
          <w:rFonts w:ascii="Times New Roman" w:eastAsia="Times New Roman" w:hAnsi="Times New Roman" w:cs="Times New Roman"/>
          <w:sz w:val="28"/>
          <w:szCs w:val="28"/>
        </w:rPr>
        <w:t>due to limited time restrictions**</w:t>
      </w:r>
    </w:p>
    <w:p w:rsidR="00226D92" w:rsidRDefault="00226D92" w:rsidP="00D008CE">
      <w:pPr>
        <w:pStyle w:val="Heading1"/>
        <w:spacing w:line="360" w:lineRule="auto"/>
        <w:jc w:val="center"/>
        <w:rPr>
          <w:rFonts w:asciiTheme="majorBidi" w:hAnsiTheme="majorBidi"/>
          <w:b/>
          <w:bCs/>
          <w:color w:val="auto"/>
          <w:sz w:val="44"/>
          <w:szCs w:val="44"/>
        </w:rPr>
      </w:pPr>
    </w:p>
    <w:p w:rsidR="00D008CE" w:rsidRDefault="00D008CE" w:rsidP="00D008CE">
      <w:pPr>
        <w:pStyle w:val="Heading1"/>
        <w:spacing w:line="360" w:lineRule="auto"/>
        <w:jc w:val="center"/>
        <w:rPr>
          <w:rFonts w:asciiTheme="majorBidi" w:hAnsiTheme="majorBidi"/>
          <w:b/>
          <w:bCs/>
          <w:color w:val="auto"/>
          <w:sz w:val="44"/>
          <w:szCs w:val="44"/>
        </w:rPr>
      </w:pPr>
      <w:bookmarkStart w:id="2" w:name="_Toc41357486"/>
      <w:r>
        <w:rPr>
          <w:rFonts w:asciiTheme="majorBidi" w:hAnsiTheme="majorBidi"/>
          <w:b/>
          <w:bCs/>
          <w:color w:val="auto"/>
          <w:sz w:val="44"/>
          <w:szCs w:val="44"/>
        </w:rPr>
        <w:t>ISA Specifications</w:t>
      </w:r>
      <w:bookmarkEnd w:id="2"/>
    </w:p>
    <w:p w:rsidR="0003617D" w:rsidRDefault="00D008CE" w:rsidP="00D008CE">
      <w:pPr>
        <w:spacing w:after="0" w:line="240" w:lineRule="auto"/>
        <w:jc w:val="both"/>
        <w:rPr>
          <w:rFonts w:ascii="Times New Roman" w:eastAsia="Times New Roman" w:hAnsi="Times New Roman" w:cs="Times New Roman"/>
          <w:color w:val="000000"/>
          <w:sz w:val="28"/>
          <w:szCs w:val="28"/>
        </w:rPr>
      </w:pPr>
      <w:r w:rsidRPr="00D008CE">
        <w:rPr>
          <w:rFonts w:ascii="Times New Roman" w:eastAsia="Times New Roman" w:hAnsi="Times New Roman" w:cs="Times New Roman"/>
          <w:color w:val="000000"/>
          <w:sz w:val="28"/>
          <w:szCs w:val="28"/>
        </w:rPr>
        <w:t>The processor in this project has a RISC-like instruction set architecture. There are eight 4-byte general purpose registers; R0, till R7. Another two general purpose registers, one works as program counter (PC). And the other, works as a stack pointer (SP); and; hence, points to the top of the sta</w:t>
      </w:r>
      <w:r w:rsidR="0003617D">
        <w:rPr>
          <w:rFonts w:ascii="Times New Roman" w:eastAsia="Times New Roman" w:hAnsi="Times New Roman" w:cs="Times New Roman"/>
          <w:color w:val="000000"/>
          <w:sz w:val="28"/>
          <w:szCs w:val="28"/>
        </w:rPr>
        <w:t>ck. The initial value of SP is </w:t>
      </w:r>
      <w:r w:rsidRPr="00D008CE">
        <w:rPr>
          <w:rFonts w:ascii="Times New Roman" w:eastAsia="Times New Roman" w:hAnsi="Times New Roman" w:cs="Times New Roman"/>
          <w:color w:val="000000"/>
          <w:sz w:val="28"/>
          <w:szCs w:val="28"/>
        </w:rPr>
        <w:t>(</w:t>
      </w:r>
      <w:r w:rsidRPr="00D008CE">
        <w:rPr>
          <w:rFonts w:ascii="Times New Roman" w:eastAsia="Times New Roman" w:hAnsi="Times New Roman" w:cs="Times New Roman"/>
          <w:b/>
          <w:bCs/>
          <w:color w:val="FF0000"/>
          <w:sz w:val="28"/>
          <w:szCs w:val="28"/>
        </w:rPr>
        <w:t>2^11-1</w:t>
      </w:r>
      <w:r w:rsidRPr="00D008CE">
        <w:rPr>
          <w:rFonts w:ascii="Times New Roman" w:eastAsia="Times New Roman" w:hAnsi="Times New Roman" w:cs="Times New Roman"/>
          <w:color w:val="000000"/>
          <w:sz w:val="28"/>
          <w:szCs w:val="28"/>
        </w:rPr>
        <w:t xml:space="preserve">). The memory address space is </w:t>
      </w:r>
      <w:r w:rsidRPr="00D008CE">
        <w:rPr>
          <w:rFonts w:ascii="Times New Roman" w:eastAsia="Times New Roman" w:hAnsi="Times New Roman" w:cs="Times New Roman"/>
          <w:b/>
          <w:bCs/>
          <w:color w:val="FF0000"/>
          <w:sz w:val="28"/>
          <w:szCs w:val="28"/>
        </w:rPr>
        <w:t>4 KB of 16-bit</w:t>
      </w:r>
      <w:r w:rsidRPr="00D008CE">
        <w:rPr>
          <w:rFonts w:ascii="Times New Roman" w:eastAsia="Times New Roman" w:hAnsi="Times New Roman" w:cs="Times New Roman"/>
          <w:color w:val="FF0000"/>
          <w:sz w:val="28"/>
          <w:szCs w:val="28"/>
        </w:rPr>
        <w:t xml:space="preserve"> </w:t>
      </w:r>
      <w:r w:rsidR="0003617D">
        <w:rPr>
          <w:rFonts w:ascii="Times New Roman" w:eastAsia="Times New Roman" w:hAnsi="Times New Roman" w:cs="Times New Roman"/>
          <w:color w:val="000000"/>
          <w:sz w:val="28"/>
          <w:szCs w:val="28"/>
        </w:rPr>
        <w:t>width and is word addressable.</w:t>
      </w:r>
    </w:p>
    <w:p w:rsidR="00D008CE" w:rsidRPr="00D008CE" w:rsidRDefault="0003617D" w:rsidP="0003617D">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t>
      </w:r>
      <w:r w:rsidR="00D008CE" w:rsidRPr="00D008CE">
        <w:rPr>
          <w:rFonts w:ascii="Times New Roman" w:eastAsia="Times New Roman" w:hAnsi="Times New Roman" w:cs="Times New Roman"/>
          <w:color w:val="000000"/>
          <w:sz w:val="28"/>
          <w:szCs w:val="28"/>
        </w:rPr>
        <w:t xml:space="preserve">N.B.  </w:t>
      </w:r>
      <w:proofErr w:type="gramStart"/>
      <w:r w:rsidR="00D008CE" w:rsidRPr="00D008CE">
        <w:rPr>
          <w:rFonts w:ascii="Times New Roman" w:eastAsia="Times New Roman" w:hAnsi="Times New Roman" w:cs="Times New Roman"/>
          <w:color w:val="000000"/>
          <w:sz w:val="28"/>
          <w:szCs w:val="28"/>
        </w:rPr>
        <w:t>word</w:t>
      </w:r>
      <w:proofErr w:type="gramEnd"/>
      <w:r w:rsidR="00D008CE" w:rsidRPr="00D008CE">
        <w:rPr>
          <w:rFonts w:ascii="Times New Roman" w:eastAsia="Times New Roman" w:hAnsi="Times New Roman" w:cs="Times New Roman"/>
          <w:color w:val="000000"/>
          <w:sz w:val="28"/>
          <w:szCs w:val="28"/>
        </w:rPr>
        <w:t xml:space="preserve"> = 2 bytes)</w:t>
      </w:r>
      <w:r w:rsidR="00D008CE" w:rsidRPr="00D008CE">
        <w:rPr>
          <w:rFonts w:ascii="Times New Roman" w:eastAsia="Times New Roman" w:hAnsi="Times New Roman" w:cs="Times New Roman"/>
          <w:b/>
          <w:bCs/>
          <w:color w:val="000000"/>
          <w:sz w:val="28"/>
          <w:szCs w:val="28"/>
        </w:rPr>
        <w:t>.</w:t>
      </w:r>
      <w:r w:rsidR="00D008CE" w:rsidRPr="00D008CE">
        <w:rPr>
          <w:rFonts w:ascii="Times New Roman" w:eastAsia="Times New Roman" w:hAnsi="Times New Roman" w:cs="Times New Roman"/>
          <w:color w:val="000000"/>
          <w:sz w:val="28"/>
          <w:szCs w:val="28"/>
        </w:rPr>
        <w:t xml:space="preserve"> </w:t>
      </w:r>
      <w:r w:rsidR="00D008CE" w:rsidRPr="00D008CE">
        <w:rPr>
          <w:rFonts w:ascii="Times New Roman" w:eastAsia="Times New Roman" w:hAnsi="Times New Roman" w:cs="Times New Roman"/>
          <w:b/>
          <w:bCs/>
          <w:color w:val="FF0000"/>
          <w:sz w:val="28"/>
          <w:szCs w:val="28"/>
          <w:u w:val="single"/>
        </w:rPr>
        <w:t>The bus between memory and the processor</w:t>
      </w:r>
      <w:proofErr w:type="gramStart"/>
      <w:r w:rsidR="00D008CE" w:rsidRPr="00D008CE">
        <w:rPr>
          <w:rFonts w:ascii="Times New Roman" w:eastAsia="Times New Roman" w:hAnsi="Times New Roman" w:cs="Times New Roman"/>
          <w:b/>
          <w:bCs/>
          <w:color w:val="FF0000"/>
          <w:sz w:val="28"/>
          <w:szCs w:val="28"/>
          <w:u w:val="single"/>
        </w:rPr>
        <w:t>  is</w:t>
      </w:r>
      <w:proofErr w:type="gramEnd"/>
      <w:r w:rsidR="00D008CE" w:rsidRPr="00D008CE">
        <w:rPr>
          <w:rFonts w:ascii="Times New Roman" w:eastAsia="Times New Roman" w:hAnsi="Times New Roman" w:cs="Times New Roman"/>
          <w:b/>
          <w:bCs/>
          <w:color w:val="FF0000"/>
          <w:sz w:val="28"/>
          <w:szCs w:val="28"/>
          <w:u w:val="single"/>
        </w:rPr>
        <w:t xml:space="preserve"> (</w:t>
      </w:r>
      <w:r>
        <w:rPr>
          <w:rFonts w:ascii="Times New Roman" w:eastAsia="Times New Roman" w:hAnsi="Times New Roman" w:cs="Times New Roman"/>
          <w:b/>
          <w:bCs/>
          <w:color w:val="FF0000"/>
          <w:sz w:val="28"/>
          <w:szCs w:val="28"/>
          <w:u w:val="single"/>
        </w:rPr>
        <w:t xml:space="preserve">32-bit) </w:t>
      </w:r>
    </w:p>
    <w:p w:rsidR="00D008CE" w:rsidRPr="00D008CE" w:rsidRDefault="00D008CE" w:rsidP="0003617D">
      <w:pPr>
        <w:spacing w:after="0" w:line="240" w:lineRule="auto"/>
        <w:jc w:val="both"/>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When an interrupt occurs, the processor finishes the currently fetched instructions (instructions that have already entered the pipeline), then the address of the next instruction (in PC) is saved on top of the stack, and PC is loaded from address [2-3] of the memory (the address takes two words). To return from an interrupt, an RTI instruction loads PC from the top of stack, and the flow of the program resumes from the instruction after the interrupted instruction. </w:t>
      </w:r>
    </w:p>
    <w:p w:rsidR="00D008CE" w:rsidRPr="00D008CE" w:rsidRDefault="00D008CE" w:rsidP="00D008CE">
      <w:pPr>
        <w:spacing w:after="0" w:line="240" w:lineRule="auto"/>
        <w:rPr>
          <w:rFonts w:ascii="Times New Roman" w:eastAsia="Times New Roman" w:hAnsi="Times New Roman" w:cs="Times New Roman"/>
          <w:sz w:val="28"/>
          <w:szCs w:val="28"/>
        </w:rPr>
      </w:pPr>
    </w:p>
    <w:p w:rsidR="00D008CE" w:rsidRPr="0003617D" w:rsidRDefault="00D008CE" w:rsidP="0003617D">
      <w:pPr>
        <w:pStyle w:val="Heading2"/>
        <w:rPr>
          <w:rFonts w:asciiTheme="majorBidi" w:eastAsia="Times New Roman" w:hAnsiTheme="majorBidi"/>
          <w:b/>
          <w:bCs/>
          <w:color w:val="000000" w:themeColor="text1"/>
          <w:sz w:val="32"/>
          <w:szCs w:val="32"/>
        </w:rPr>
      </w:pPr>
      <w:bookmarkStart w:id="3" w:name="_Toc41357487"/>
      <w:r w:rsidRPr="0003617D">
        <w:rPr>
          <w:rFonts w:asciiTheme="majorBidi" w:eastAsia="Times New Roman" w:hAnsiTheme="majorBidi"/>
          <w:b/>
          <w:bCs/>
          <w:color w:val="000000" w:themeColor="text1"/>
          <w:sz w:val="32"/>
          <w:szCs w:val="32"/>
        </w:rPr>
        <w:t>Specifications</w:t>
      </w:r>
      <w:bookmarkEnd w:id="3"/>
    </w:p>
    <w:p w:rsidR="00D008CE" w:rsidRPr="00D008CE" w:rsidRDefault="00D008CE" w:rsidP="00D008CE">
      <w:pPr>
        <w:spacing w:after="0" w:line="240" w:lineRule="auto"/>
        <w:rPr>
          <w:rFonts w:ascii="Times New Roman" w:eastAsia="Times New Roman" w:hAnsi="Times New Roman" w:cs="Times New Roman"/>
          <w:sz w:val="28"/>
          <w:szCs w:val="28"/>
        </w:rPr>
      </w:pPr>
    </w:p>
    <w:p w:rsidR="00D008CE" w:rsidRPr="0003617D" w:rsidRDefault="00D008CE" w:rsidP="0003617D">
      <w:pPr>
        <w:pStyle w:val="Heading3"/>
        <w:rPr>
          <w:rFonts w:asciiTheme="majorBidi" w:eastAsia="Times New Roman" w:hAnsiTheme="majorBidi"/>
          <w:b/>
          <w:bCs/>
          <w:color w:val="000000" w:themeColor="text1"/>
          <w:sz w:val="28"/>
          <w:szCs w:val="28"/>
        </w:rPr>
      </w:pPr>
      <w:bookmarkStart w:id="4" w:name="_Toc41357488"/>
      <w:r w:rsidRPr="0003617D">
        <w:rPr>
          <w:rFonts w:asciiTheme="majorBidi" w:eastAsia="Times New Roman" w:hAnsiTheme="majorBidi"/>
          <w:b/>
          <w:bCs/>
          <w:color w:val="000000" w:themeColor="text1"/>
          <w:sz w:val="28"/>
          <w:szCs w:val="28"/>
        </w:rPr>
        <w:t>Registers</w:t>
      </w:r>
      <w:bookmarkEnd w:id="4"/>
    </w:p>
    <w:p w:rsidR="00D008CE" w:rsidRPr="00D008CE" w:rsidRDefault="00D008CE" w:rsidP="00BE79C3">
      <w:pPr>
        <w:spacing w:after="0" w:line="240" w:lineRule="auto"/>
        <w:rPr>
          <w:rFonts w:ascii="Times New Roman" w:eastAsia="Times New Roman" w:hAnsi="Times New Roman" w:cs="Times New Roman"/>
          <w:color w:val="000000" w:themeColor="text1"/>
          <w:sz w:val="28"/>
          <w:szCs w:val="28"/>
        </w:rPr>
      </w:pPr>
      <w:proofErr w:type="gramStart"/>
      <w:r w:rsidRPr="00D008CE">
        <w:rPr>
          <w:rFonts w:ascii="Times New Roman" w:eastAsia="Times New Roman" w:hAnsi="Times New Roman" w:cs="Times New Roman"/>
          <w:color w:val="000000" w:themeColor="text1"/>
          <w:sz w:val="28"/>
          <w:szCs w:val="28"/>
        </w:rPr>
        <w:t>R[</w:t>
      </w:r>
      <w:proofErr w:type="gramEnd"/>
      <w:r w:rsidRPr="00D008CE">
        <w:rPr>
          <w:rFonts w:ascii="Times New Roman" w:eastAsia="Times New Roman" w:hAnsi="Times New Roman" w:cs="Times New Roman"/>
          <w:color w:val="000000" w:themeColor="text1"/>
          <w:sz w:val="28"/>
          <w:szCs w:val="28"/>
        </w:rPr>
        <w:t xml:space="preserve">0:7]&lt;31:0&gt; </w:t>
      </w:r>
      <w:r w:rsidR="00BE79C3">
        <w:rPr>
          <w:rFonts w:ascii="Times New Roman" w:eastAsia="Times New Roman" w:hAnsi="Times New Roman" w:cs="Times New Roman"/>
          <w:color w:val="000000" w:themeColor="text1"/>
          <w:sz w:val="28"/>
          <w:szCs w:val="28"/>
        </w:rPr>
        <w:tab/>
        <w:t>;</w:t>
      </w:r>
      <w:r w:rsidRPr="00D008CE">
        <w:rPr>
          <w:rFonts w:ascii="Times New Roman" w:eastAsia="Times New Roman" w:hAnsi="Times New Roman" w:cs="Times New Roman"/>
          <w:color w:val="000000" w:themeColor="text1"/>
          <w:sz w:val="28"/>
          <w:szCs w:val="28"/>
        </w:rPr>
        <w:t>Eight 32-bit general purpose registers</w:t>
      </w:r>
    </w:p>
    <w:p w:rsidR="00D008CE" w:rsidRPr="00D008CE" w:rsidRDefault="00D008CE" w:rsidP="00D008CE">
      <w:pPr>
        <w:spacing w:after="0" w:line="240" w:lineRule="auto"/>
        <w:rPr>
          <w:rFonts w:ascii="Times New Roman" w:eastAsia="Times New Roman" w:hAnsi="Times New Roman" w:cs="Times New Roman"/>
          <w:color w:val="000000" w:themeColor="text1"/>
          <w:sz w:val="28"/>
          <w:szCs w:val="28"/>
        </w:rPr>
      </w:pPr>
      <w:r w:rsidRPr="00D008CE">
        <w:rPr>
          <w:rFonts w:ascii="Times New Roman" w:eastAsia="Times New Roman" w:hAnsi="Times New Roman" w:cs="Times New Roman"/>
          <w:color w:val="000000" w:themeColor="text1"/>
          <w:sz w:val="28"/>
          <w:szCs w:val="28"/>
        </w:rPr>
        <w:t xml:space="preserve">PC&lt;31:0&gt; </w:t>
      </w:r>
      <w:r w:rsidR="0003617D" w:rsidRPr="0003617D">
        <w:rPr>
          <w:rFonts w:ascii="Times New Roman" w:eastAsia="Times New Roman" w:hAnsi="Times New Roman" w:cs="Times New Roman"/>
          <w:color w:val="000000" w:themeColor="text1"/>
          <w:sz w:val="28"/>
          <w:szCs w:val="28"/>
        </w:rPr>
        <w:tab/>
      </w:r>
      <w:r w:rsidR="0003617D" w:rsidRPr="0003617D">
        <w:rPr>
          <w:rFonts w:ascii="Times New Roman" w:eastAsia="Times New Roman" w:hAnsi="Times New Roman" w:cs="Times New Roman"/>
          <w:color w:val="000000" w:themeColor="text1"/>
          <w:sz w:val="28"/>
          <w:szCs w:val="28"/>
        </w:rPr>
        <w:tab/>
      </w:r>
      <w:r w:rsidRPr="00D008CE">
        <w:rPr>
          <w:rFonts w:ascii="Times New Roman" w:eastAsia="Times New Roman" w:hAnsi="Times New Roman" w:cs="Times New Roman"/>
          <w:color w:val="000000" w:themeColor="text1"/>
          <w:sz w:val="28"/>
          <w:szCs w:val="28"/>
        </w:rPr>
        <w:t>; 32-bit program counter</w:t>
      </w:r>
    </w:p>
    <w:p w:rsidR="00BE79C3" w:rsidRDefault="00D008CE" w:rsidP="00BE79C3">
      <w:pPr>
        <w:spacing w:after="0" w:line="240" w:lineRule="auto"/>
        <w:rPr>
          <w:rFonts w:ascii="Times New Roman" w:eastAsia="Times New Roman" w:hAnsi="Times New Roman" w:cs="Times New Roman"/>
          <w:color w:val="000000" w:themeColor="text1"/>
          <w:sz w:val="28"/>
          <w:szCs w:val="28"/>
        </w:rPr>
      </w:pPr>
      <w:r w:rsidRPr="00D008CE">
        <w:rPr>
          <w:rFonts w:ascii="Times New Roman" w:eastAsia="Times New Roman" w:hAnsi="Times New Roman" w:cs="Times New Roman"/>
          <w:color w:val="000000" w:themeColor="text1"/>
          <w:sz w:val="28"/>
          <w:szCs w:val="28"/>
        </w:rPr>
        <w:t>SP&lt;31:0&gt;</w:t>
      </w:r>
      <w:r w:rsidR="0003617D" w:rsidRPr="0003617D">
        <w:rPr>
          <w:rFonts w:ascii="Times New Roman" w:eastAsia="Times New Roman" w:hAnsi="Times New Roman" w:cs="Times New Roman"/>
          <w:color w:val="000000" w:themeColor="text1"/>
          <w:sz w:val="28"/>
          <w:szCs w:val="28"/>
        </w:rPr>
        <w:tab/>
      </w:r>
      <w:r w:rsidR="0003617D" w:rsidRPr="0003617D">
        <w:rPr>
          <w:rFonts w:ascii="Times New Roman" w:eastAsia="Times New Roman" w:hAnsi="Times New Roman" w:cs="Times New Roman"/>
          <w:color w:val="000000" w:themeColor="text1"/>
          <w:sz w:val="28"/>
          <w:szCs w:val="28"/>
        </w:rPr>
        <w:tab/>
      </w:r>
      <w:r w:rsidRPr="00D008CE">
        <w:rPr>
          <w:rFonts w:ascii="Times New Roman" w:eastAsia="Times New Roman" w:hAnsi="Times New Roman" w:cs="Times New Roman"/>
          <w:color w:val="000000" w:themeColor="text1"/>
          <w:sz w:val="28"/>
          <w:szCs w:val="28"/>
        </w:rPr>
        <w:t>; 32-bit stack pointer</w:t>
      </w:r>
    </w:p>
    <w:p w:rsidR="00BE79C3" w:rsidRPr="00BE79C3" w:rsidRDefault="00D008CE" w:rsidP="00BE79C3">
      <w:pPr>
        <w:spacing w:after="0" w:line="240" w:lineRule="auto"/>
        <w:rPr>
          <w:rFonts w:ascii="Times New Roman" w:eastAsia="Times New Roman" w:hAnsi="Times New Roman" w:cs="Times New Roman"/>
          <w:color w:val="000000" w:themeColor="text1"/>
          <w:sz w:val="28"/>
          <w:szCs w:val="28"/>
        </w:rPr>
      </w:pPr>
      <w:r w:rsidRPr="00D008CE">
        <w:rPr>
          <w:rFonts w:ascii="Times New Roman" w:eastAsia="Times New Roman" w:hAnsi="Times New Roman" w:cs="Times New Roman"/>
          <w:color w:val="000000" w:themeColor="text1"/>
          <w:sz w:val="28"/>
          <w:szCs w:val="28"/>
        </w:rPr>
        <w:t>CCR&lt;3:0&gt;</w:t>
      </w:r>
      <w:r w:rsidR="00BE79C3">
        <w:rPr>
          <w:rFonts w:ascii="Times New Roman" w:eastAsia="Times New Roman" w:hAnsi="Times New Roman" w:cs="Times New Roman"/>
          <w:color w:val="000000" w:themeColor="text1"/>
          <w:sz w:val="28"/>
          <w:szCs w:val="28"/>
        </w:rPr>
        <w:tab/>
      </w:r>
      <w:r w:rsidRPr="00D008CE">
        <w:rPr>
          <w:rFonts w:ascii="Times New Roman" w:eastAsia="Times New Roman" w:hAnsi="Times New Roman" w:cs="Times New Roman"/>
          <w:color w:val="000000" w:themeColor="text1"/>
          <w:sz w:val="28"/>
          <w:szCs w:val="28"/>
        </w:rPr>
        <w:t xml:space="preserve"> </w:t>
      </w:r>
      <w:r w:rsidR="00BE79C3">
        <w:rPr>
          <w:rFonts w:ascii="Times New Roman" w:eastAsia="Times New Roman" w:hAnsi="Times New Roman" w:cs="Times New Roman"/>
          <w:color w:val="000000" w:themeColor="text1"/>
          <w:sz w:val="28"/>
          <w:szCs w:val="28"/>
        </w:rPr>
        <w:tab/>
      </w:r>
      <w:r w:rsidRPr="00D008CE">
        <w:rPr>
          <w:rFonts w:ascii="Times New Roman" w:eastAsia="Times New Roman" w:hAnsi="Times New Roman" w:cs="Times New Roman"/>
          <w:color w:val="000000" w:themeColor="text1"/>
          <w:sz w:val="28"/>
          <w:szCs w:val="28"/>
        </w:rPr>
        <w:t>; condition code register</w:t>
      </w:r>
    </w:p>
    <w:p w:rsidR="00D008CE" w:rsidRPr="00D008CE" w:rsidRDefault="00D008CE" w:rsidP="00BE79C3">
      <w:pPr>
        <w:spacing w:after="0" w:line="240" w:lineRule="auto"/>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Z&lt;0&gt;:=CCR&lt;0&gt; </w:t>
      </w:r>
      <w:r w:rsidRPr="00D008CE">
        <w:rPr>
          <w:rFonts w:ascii="Times New Roman" w:eastAsia="Times New Roman" w:hAnsi="Times New Roman" w:cs="Times New Roman"/>
          <w:color w:val="000000"/>
          <w:sz w:val="28"/>
          <w:szCs w:val="28"/>
        </w:rPr>
        <w:tab/>
        <w:t>; zero flag, change after arithmetic, logical, or shift operations</w:t>
      </w:r>
    </w:p>
    <w:p w:rsidR="00D008CE" w:rsidRPr="00D008CE" w:rsidRDefault="00D008CE" w:rsidP="00BE79C3">
      <w:pPr>
        <w:spacing w:after="0" w:line="240" w:lineRule="auto"/>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N&lt;0&gt;:=CCR&lt;1&gt; </w:t>
      </w:r>
      <w:r w:rsidRPr="00D008CE">
        <w:rPr>
          <w:rFonts w:ascii="Times New Roman" w:eastAsia="Times New Roman" w:hAnsi="Times New Roman" w:cs="Times New Roman"/>
          <w:color w:val="000000"/>
          <w:sz w:val="28"/>
          <w:szCs w:val="28"/>
        </w:rPr>
        <w:tab/>
        <w:t>; negative flag, change afte</w:t>
      </w:r>
      <w:r w:rsidR="00BE79C3">
        <w:rPr>
          <w:rFonts w:ascii="Times New Roman" w:eastAsia="Times New Roman" w:hAnsi="Times New Roman" w:cs="Times New Roman"/>
          <w:color w:val="000000"/>
          <w:sz w:val="28"/>
          <w:szCs w:val="28"/>
        </w:rPr>
        <w:t xml:space="preserve">r arithmetic, logical, or shift </w:t>
      </w:r>
      <w:r w:rsidRPr="00D008CE">
        <w:rPr>
          <w:rFonts w:ascii="Times New Roman" w:eastAsia="Times New Roman" w:hAnsi="Times New Roman" w:cs="Times New Roman"/>
          <w:color w:val="000000"/>
          <w:sz w:val="28"/>
          <w:szCs w:val="28"/>
        </w:rPr>
        <w:t>operations</w:t>
      </w:r>
    </w:p>
    <w:p w:rsidR="00D008CE" w:rsidRPr="00D008CE" w:rsidRDefault="00D008CE" w:rsidP="00BE79C3">
      <w:pPr>
        <w:spacing w:after="0" w:line="240" w:lineRule="auto"/>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C&lt;0&gt;:=CCR&lt;2&gt; </w:t>
      </w:r>
      <w:r w:rsidRPr="00D008CE">
        <w:rPr>
          <w:rFonts w:ascii="Times New Roman" w:eastAsia="Times New Roman" w:hAnsi="Times New Roman" w:cs="Times New Roman"/>
          <w:color w:val="000000"/>
          <w:sz w:val="28"/>
          <w:szCs w:val="28"/>
        </w:rPr>
        <w:tab/>
        <w:t>; carry flag, change after arithmetic or shift operations.</w:t>
      </w:r>
    </w:p>
    <w:p w:rsidR="00D008CE" w:rsidRPr="00D008CE" w:rsidRDefault="00D008CE" w:rsidP="00D008CE">
      <w:pPr>
        <w:spacing w:after="0" w:line="240" w:lineRule="auto"/>
        <w:rPr>
          <w:rFonts w:ascii="Times New Roman" w:eastAsia="Times New Roman" w:hAnsi="Times New Roman" w:cs="Times New Roman"/>
          <w:sz w:val="28"/>
          <w:szCs w:val="28"/>
        </w:rPr>
      </w:pPr>
    </w:p>
    <w:p w:rsidR="00D008CE" w:rsidRDefault="00D008CE" w:rsidP="00BE79C3">
      <w:pPr>
        <w:pStyle w:val="Heading3"/>
        <w:rPr>
          <w:rFonts w:asciiTheme="majorBidi" w:eastAsia="Times New Roman" w:hAnsiTheme="majorBidi"/>
          <w:b/>
          <w:bCs/>
          <w:color w:val="000000" w:themeColor="text1"/>
          <w:sz w:val="28"/>
          <w:szCs w:val="28"/>
        </w:rPr>
      </w:pPr>
      <w:bookmarkStart w:id="5" w:name="_Toc41357489"/>
      <w:r w:rsidRPr="00BE79C3">
        <w:rPr>
          <w:rFonts w:asciiTheme="majorBidi" w:eastAsia="Times New Roman" w:hAnsiTheme="majorBidi"/>
          <w:b/>
          <w:bCs/>
          <w:color w:val="000000" w:themeColor="text1"/>
          <w:sz w:val="28"/>
          <w:szCs w:val="28"/>
        </w:rPr>
        <w:t>Input-Output</w:t>
      </w:r>
      <w:bookmarkEnd w:id="5"/>
    </w:p>
    <w:p w:rsidR="00BE79C3" w:rsidRPr="00BE79C3" w:rsidRDefault="00BE79C3" w:rsidP="00BE79C3"/>
    <w:p w:rsidR="00D008CE" w:rsidRPr="00D008CE" w:rsidRDefault="00D008CE" w:rsidP="00D008CE">
      <w:pPr>
        <w:spacing w:after="0" w:line="240" w:lineRule="auto"/>
        <w:ind w:left="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IN.PORT&lt;31:0&gt; </w:t>
      </w:r>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Pr="00D008CE">
        <w:rPr>
          <w:rFonts w:ascii="Times New Roman" w:eastAsia="Times New Roman" w:hAnsi="Times New Roman" w:cs="Times New Roman"/>
          <w:color w:val="000000"/>
          <w:sz w:val="28"/>
          <w:szCs w:val="28"/>
        </w:rPr>
        <w:t>; 32-bit data input port</w:t>
      </w:r>
    </w:p>
    <w:p w:rsidR="00D008CE" w:rsidRPr="00D008CE" w:rsidRDefault="00D008CE" w:rsidP="00D008CE">
      <w:pPr>
        <w:spacing w:after="0" w:line="240" w:lineRule="auto"/>
        <w:ind w:left="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OUT.PORT&lt;31:0&gt; </w:t>
      </w:r>
      <w:r w:rsidRPr="00D008CE">
        <w:rPr>
          <w:rFonts w:ascii="Times New Roman" w:eastAsia="Times New Roman" w:hAnsi="Times New Roman" w:cs="Times New Roman"/>
          <w:color w:val="000000"/>
          <w:sz w:val="28"/>
          <w:szCs w:val="28"/>
        </w:rPr>
        <w:tab/>
        <w:t>; 32-bit data output port</w:t>
      </w:r>
    </w:p>
    <w:p w:rsidR="00D008CE" w:rsidRPr="00D008CE" w:rsidRDefault="00D008CE" w:rsidP="00D008CE">
      <w:pPr>
        <w:spacing w:after="0" w:line="240" w:lineRule="auto"/>
        <w:ind w:left="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INTR.IN&lt;0&gt; </w:t>
      </w:r>
      <w:r w:rsidRPr="00D008CE">
        <w:rPr>
          <w:rFonts w:ascii="Times New Roman" w:eastAsia="Times New Roman" w:hAnsi="Times New Roman" w:cs="Times New Roman"/>
          <w:color w:val="000000"/>
          <w:sz w:val="28"/>
          <w:szCs w:val="28"/>
        </w:rPr>
        <w:tab/>
      </w:r>
      <w:r w:rsidRPr="00D008CE">
        <w:rPr>
          <w:rFonts w:ascii="Times New Roman" w:eastAsia="Times New Roman" w:hAnsi="Times New Roman" w:cs="Times New Roman"/>
          <w:color w:val="000000"/>
          <w:sz w:val="28"/>
          <w:szCs w:val="28"/>
        </w:rPr>
        <w:tab/>
        <w:t>; a single, non-</w:t>
      </w:r>
      <w:r w:rsidR="00BE79C3" w:rsidRPr="00D008CE">
        <w:rPr>
          <w:rFonts w:ascii="Times New Roman" w:eastAsia="Times New Roman" w:hAnsi="Times New Roman" w:cs="Times New Roman"/>
          <w:color w:val="000000"/>
          <w:sz w:val="28"/>
          <w:szCs w:val="28"/>
        </w:rPr>
        <w:t>mask able</w:t>
      </w:r>
      <w:r w:rsidRPr="00D008CE">
        <w:rPr>
          <w:rFonts w:ascii="Times New Roman" w:eastAsia="Times New Roman" w:hAnsi="Times New Roman" w:cs="Times New Roman"/>
          <w:color w:val="000000"/>
          <w:sz w:val="28"/>
          <w:szCs w:val="28"/>
        </w:rPr>
        <w:t xml:space="preserve"> interrupt</w:t>
      </w:r>
    </w:p>
    <w:p w:rsidR="00D008CE" w:rsidRPr="00D008CE" w:rsidRDefault="00D008CE" w:rsidP="00BE79C3">
      <w:pPr>
        <w:spacing w:after="0" w:line="240" w:lineRule="auto"/>
        <w:ind w:left="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 xml:space="preserve">RESET.IN&lt;0&gt; </w:t>
      </w:r>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Pr="00D008CE">
        <w:rPr>
          <w:rFonts w:ascii="Times New Roman" w:eastAsia="Times New Roman" w:hAnsi="Times New Roman" w:cs="Times New Roman"/>
          <w:color w:val="000000"/>
          <w:sz w:val="28"/>
          <w:szCs w:val="28"/>
        </w:rPr>
        <w:t>; reset signal</w:t>
      </w:r>
    </w:p>
    <w:p w:rsidR="00D008CE" w:rsidRPr="00D008CE" w:rsidRDefault="00BE79C3" w:rsidP="00BE79C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D008CE" w:rsidRPr="00D008CE">
        <w:rPr>
          <w:rFonts w:ascii="Times New Roman" w:eastAsia="Times New Roman" w:hAnsi="Times New Roman" w:cs="Times New Roman"/>
          <w:color w:val="000000"/>
          <w:sz w:val="28"/>
          <w:szCs w:val="28"/>
        </w:rPr>
        <w:t>Rsrc1</w:t>
      </w:r>
      <w:r w:rsidR="00D008CE" w:rsidRPr="00D008CE">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D008CE" w:rsidRPr="00D008CE">
        <w:rPr>
          <w:rFonts w:ascii="Times New Roman" w:eastAsia="Times New Roman" w:hAnsi="Times New Roman" w:cs="Times New Roman"/>
          <w:color w:val="000000"/>
          <w:sz w:val="28"/>
          <w:szCs w:val="28"/>
        </w:rPr>
        <w:t>; 1st operand register </w:t>
      </w:r>
    </w:p>
    <w:p w:rsidR="00D008CE" w:rsidRPr="00D008CE" w:rsidRDefault="00D008CE" w:rsidP="00BE79C3">
      <w:pPr>
        <w:spacing w:after="0" w:line="240" w:lineRule="auto"/>
        <w:ind w:firstLine="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Rsrc2</w:t>
      </w:r>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Pr="00D008CE">
        <w:rPr>
          <w:rFonts w:ascii="Times New Roman" w:eastAsia="Times New Roman" w:hAnsi="Times New Roman" w:cs="Times New Roman"/>
          <w:color w:val="000000"/>
          <w:sz w:val="28"/>
          <w:szCs w:val="28"/>
        </w:rPr>
        <w:t>; 2nd operand register </w:t>
      </w:r>
    </w:p>
    <w:p w:rsidR="00D008CE" w:rsidRPr="00D008CE" w:rsidRDefault="00D008CE" w:rsidP="00BE79C3">
      <w:pPr>
        <w:spacing w:after="0" w:line="240" w:lineRule="auto"/>
        <w:ind w:left="720"/>
        <w:rPr>
          <w:rFonts w:ascii="Times New Roman" w:eastAsia="Times New Roman" w:hAnsi="Times New Roman" w:cs="Times New Roman"/>
          <w:sz w:val="28"/>
          <w:szCs w:val="28"/>
        </w:rPr>
      </w:pPr>
      <w:proofErr w:type="spellStart"/>
      <w:r w:rsidRPr="00D008CE">
        <w:rPr>
          <w:rFonts w:ascii="Times New Roman" w:eastAsia="Times New Roman" w:hAnsi="Times New Roman" w:cs="Times New Roman"/>
          <w:color w:val="000000"/>
          <w:sz w:val="28"/>
          <w:szCs w:val="28"/>
        </w:rPr>
        <w:t>Rdst</w:t>
      </w:r>
      <w:proofErr w:type="spellEnd"/>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t xml:space="preserve"> </w:t>
      </w:r>
      <w:r w:rsidR="00BE79C3">
        <w:rPr>
          <w:rFonts w:ascii="Times New Roman" w:eastAsia="Times New Roman" w:hAnsi="Times New Roman" w:cs="Times New Roman"/>
          <w:color w:val="000000"/>
          <w:sz w:val="28"/>
          <w:szCs w:val="28"/>
        </w:rPr>
        <w:tab/>
        <w:t>;</w:t>
      </w:r>
      <w:r w:rsidRPr="00D008CE">
        <w:rPr>
          <w:rFonts w:ascii="Times New Roman" w:eastAsia="Times New Roman" w:hAnsi="Times New Roman" w:cs="Times New Roman"/>
          <w:color w:val="000000"/>
          <w:sz w:val="28"/>
          <w:szCs w:val="28"/>
        </w:rPr>
        <w:t xml:space="preserve"> result register</w:t>
      </w:r>
    </w:p>
    <w:p w:rsidR="00BE79C3" w:rsidRDefault="00D008CE" w:rsidP="00BE79C3">
      <w:pPr>
        <w:spacing w:after="0" w:line="240" w:lineRule="auto"/>
        <w:ind w:left="720"/>
        <w:rPr>
          <w:rFonts w:ascii="Times New Roman" w:eastAsia="Times New Roman" w:hAnsi="Times New Roman" w:cs="Times New Roman"/>
          <w:sz w:val="28"/>
          <w:szCs w:val="28"/>
        </w:rPr>
      </w:pPr>
      <w:r w:rsidRPr="00D008CE">
        <w:rPr>
          <w:rFonts w:ascii="Times New Roman" w:eastAsia="Times New Roman" w:hAnsi="Times New Roman" w:cs="Times New Roman"/>
          <w:color w:val="000000"/>
          <w:sz w:val="28"/>
          <w:szCs w:val="28"/>
        </w:rPr>
        <w:t>EA</w:t>
      </w:r>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7A743D">
        <w:rPr>
          <w:rFonts w:ascii="Times New Roman" w:eastAsia="Times New Roman" w:hAnsi="Times New Roman" w:cs="Times New Roman"/>
          <w:color w:val="000000"/>
          <w:sz w:val="28"/>
          <w:szCs w:val="28"/>
        </w:rPr>
        <w:t>; Effective address (7</w:t>
      </w:r>
      <w:r w:rsidRPr="00D008CE">
        <w:rPr>
          <w:rFonts w:ascii="Times New Roman" w:eastAsia="Times New Roman" w:hAnsi="Times New Roman" w:cs="Times New Roman"/>
          <w:color w:val="000000"/>
          <w:sz w:val="28"/>
          <w:szCs w:val="28"/>
        </w:rPr>
        <w:t xml:space="preserve"> bit)</w:t>
      </w:r>
    </w:p>
    <w:p w:rsidR="00D008CE" w:rsidRDefault="00D008CE" w:rsidP="00BE79C3">
      <w:pPr>
        <w:spacing w:after="0" w:line="240" w:lineRule="auto"/>
        <w:ind w:left="720"/>
        <w:rPr>
          <w:rFonts w:ascii="Times New Roman" w:eastAsia="Times New Roman" w:hAnsi="Times New Roman" w:cs="Times New Roman"/>
          <w:sz w:val="28"/>
          <w:szCs w:val="28"/>
        </w:rPr>
      </w:pPr>
      <w:proofErr w:type="spellStart"/>
      <w:r w:rsidRPr="00D008CE">
        <w:rPr>
          <w:rFonts w:ascii="Times New Roman" w:eastAsia="Times New Roman" w:hAnsi="Times New Roman" w:cs="Times New Roman"/>
          <w:color w:val="000000"/>
          <w:sz w:val="28"/>
          <w:szCs w:val="28"/>
        </w:rPr>
        <w:t>Imm</w:t>
      </w:r>
      <w:proofErr w:type="spellEnd"/>
      <w:r w:rsidRPr="00D008CE">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00BE79C3">
        <w:rPr>
          <w:rFonts w:ascii="Times New Roman" w:eastAsia="Times New Roman" w:hAnsi="Times New Roman" w:cs="Times New Roman"/>
          <w:color w:val="000000"/>
          <w:sz w:val="28"/>
          <w:szCs w:val="28"/>
        </w:rPr>
        <w:tab/>
      </w:r>
      <w:r w:rsidRPr="00D008CE">
        <w:rPr>
          <w:rFonts w:ascii="Times New Roman" w:eastAsia="Times New Roman" w:hAnsi="Times New Roman" w:cs="Times New Roman"/>
          <w:color w:val="000000"/>
          <w:sz w:val="28"/>
          <w:szCs w:val="28"/>
        </w:rPr>
        <w:t>; Immediate Value (16 bit)</w:t>
      </w:r>
    </w:p>
    <w:p w:rsidR="00BE79C3" w:rsidRPr="00BE79C3" w:rsidRDefault="00BE79C3" w:rsidP="00BE79C3">
      <w:pP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SHFT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Immediate Value (5 bit)</w:t>
      </w:r>
    </w:p>
    <w:p w:rsidR="009124B1" w:rsidRPr="00D008CE" w:rsidRDefault="009124B1" w:rsidP="009124B1">
      <w:pPr>
        <w:rPr>
          <w:rFonts w:asciiTheme="majorBidi" w:hAnsiTheme="majorBidi" w:cstheme="majorBidi"/>
          <w:sz w:val="28"/>
          <w:szCs w:val="28"/>
        </w:rPr>
      </w:pPr>
    </w:p>
    <w:p w:rsidR="00226D92" w:rsidRDefault="00226D92" w:rsidP="00BE79C3">
      <w:pPr>
        <w:pStyle w:val="Heading3"/>
        <w:rPr>
          <w:rFonts w:asciiTheme="majorBidi" w:hAnsiTheme="majorBidi"/>
          <w:b/>
          <w:bCs/>
          <w:color w:val="000000" w:themeColor="text1"/>
          <w:sz w:val="28"/>
          <w:szCs w:val="28"/>
        </w:rPr>
      </w:pPr>
    </w:p>
    <w:p w:rsidR="005C24A5" w:rsidRPr="00BE79C3" w:rsidRDefault="00BE79C3" w:rsidP="00BE79C3">
      <w:pPr>
        <w:pStyle w:val="Heading3"/>
        <w:rPr>
          <w:rFonts w:asciiTheme="majorBidi" w:hAnsiTheme="majorBidi"/>
          <w:b/>
          <w:bCs/>
          <w:color w:val="000000" w:themeColor="text1"/>
          <w:sz w:val="28"/>
          <w:szCs w:val="28"/>
        </w:rPr>
      </w:pPr>
      <w:bookmarkStart w:id="6" w:name="_Toc41357490"/>
      <w:r w:rsidRPr="00BE79C3">
        <w:rPr>
          <w:rFonts w:asciiTheme="majorBidi" w:hAnsiTheme="majorBidi"/>
          <w:b/>
          <w:bCs/>
          <w:color w:val="000000" w:themeColor="text1"/>
          <w:sz w:val="28"/>
          <w:szCs w:val="28"/>
        </w:rPr>
        <w:t>Instructions</w:t>
      </w:r>
      <w:bookmarkEnd w:id="6"/>
    </w:p>
    <w:p w:rsidR="00BE79C3" w:rsidRPr="00BE79C3" w:rsidRDefault="00BE79C3" w:rsidP="00BE79C3">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54"/>
        <w:gridCol w:w="5298"/>
        <w:gridCol w:w="220"/>
      </w:tblGrid>
      <w:tr w:rsidR="00BE79C3" w:rsidRPr="00BE79C3" w:rsidTr="007A743D">
        <w:trPr>
          <w:trHeight w:val="680"/>
          <w:jc w:val="center"/>
        </w:trPr>
        <w:tc>
          <w:tcPr>
            <w:tcW w:w="2654" w:type="dxa"/>
            <w:tcBorders>
              <w:top w:val="single" w:sz="18" w:space="0" w:color="000000"/>
              <w:left w:val="single" w:sz="18" w:space="0" w:color="000000"/>
              <w:bottom w:val="single" w:sz="12"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000000"/>
                <w:sz w:val="24"/>
                <w:szCs w:val="24"/>
              </w:rPr>
              <w:t>Mnemonic</w:t>
            </w:r>
          </w:p>
        </w:tc>
        <w:tc>
          <w:tcPr>
            <w:tcW w:w="0" w:type="auto"/>
            <w:tcBorders>
              <w:top w:val="single" w:sz="18" w:space="0" w:color="000000"/>
              <w:left w:val="single" w:sz="8" w:space="0" w:color="000000"/>
              <w:bottom w:val="single" w:sz="12"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47"/>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000000"/>
                <w:sz w:val="24"/>
                <w:szCs w:val="24"/>
              </w:rPr>
              <w:t>Function</w:t>
            </w:r>
          </w:p>
        </w:tc>
        <w:tc>
          <w:tcPr>
            <w:tcW w:w="0" w:type="auto"/>
            <w:tcBorders>
              <w:top w:val="single" w:sz="18" w:space="0" w:color="000000"/>
              <w:left w:val="single" w:sz="8" w:space="0" w:color="000000"/>
              <w:bottom w:val="single" w:sz="12" w:space="0" w:color="000000"/>
              <w:right w:val="single" w:sz="1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20"/>
          <w:jc w:val="center"/>
        </w:trPr>
        <w:tc>
          <w:tcPr>
            <w:tcW w:w="8172" w:type="dxa"/>
            <w:gridSpan w:val="3"/>
            <w:tcBorders>
              <w:top w:val="single" w:sz="12" w:space="0" w:color="000000"/>
              <w:left w:val="single" w:sz="18" w:space="0" w:color="000000"/>
              <w:bottom w:val="single" w:sz="12" w:space="0" w:color="000000"/>
              <w:right w:val="single" w:sz="18" w:space="0" w:color="000000"/>
            </w:tcBorders>
            <w:shd w:val="clear" w:color="auto" w:fill="000000"/>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FFFFFF"/>
              </w:rPr>
              <w:t>One Operand</w:t>
            </w:r>
          </w:p>
        </w:tc>
      </w:tr>
      <w:tr w:rsidR="00BE79C3" w:rsidRPr="00BE79C3" w:rsidTr="007A743D">
        <w:trPr>
          <w:trHeight w:val="200"/>
          <w:jc w:val="center"/>
        </w:trPr>
        <w:tc>
          <w:tcPr>
            <w:tcW w:w="2654" w:type="dxa"/>
            <w:tcBorders>
              <w:top w:val="single" w:sz="12"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NOP</w:t>
            </w:r>
          </w:p>
        </w:tc>
        <w:tc>
          <w:tcPr>
            <w:tcW w:w="0" w:type="auto"/>
            <w:tcBorders>
              <w:top w:val="single" w:sz="12"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PC ← PC + 1</w:t>
            </w:r>
          </w:p>
        </w:tc>
        <w:tc>
          <w:tcPr>
            <w:tcW w:w="0" w:type="auto"/>
            <w:vMerge w:val="restart"/>
            <w:tcBorders>
              <w:top w:val="single" w:sz="12" w:space="0" w:color="000000"/>
              <w:left w:val="single" w:sz="8" w:space="0" w:color="000000"/>
              <w:bottom w:val="single" w:sz="12" w:space="0" w:color="000000"/>
              <w:right w:val="single" w:sz="1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SETC</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C ←1</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CLRC</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C ←0</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NOT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NOT value stored in register </w:t>
            </w:r>
            <w:r w:rsidRPr="00BE79C3">
              <w:rPr>
                <w:rFonts w:asciiTheme="majorBidi" w:eastAsia="Times New Roman" w:hAnsiTheme="majorBidi" w:cstheme="majorBidi"/>
                <w:color w:val="000000"/>
              </w:rPr>
              <w:t> </w:t>
            </w:r>
            <w:proofErr w:type="spellStart"/>
            <w:r w:rsidRPr="00BE79C3">
              <w:rPr>
                <w:rFonts w:asciiTheme="majorBidi" w:eastAsia="Times New Roman" w:hAnsiTheme="majorBidi" w:cstheme="majorBidi"/>
                <w:color w:val="00000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1’s Complement(R[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(1’s Complement(R[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0):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(1’s Complement(R[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&lt; 0): N ←1; else: N ←0</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INC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Increment value stored in </w:t>
            </w:r>
            <w:r w:rsidRPr="00BE79C3">
              <w:rPr>
                <w:rFonts w:asciiTheme="majorBidi" w:eastAsia="Times New Roman" w:hAnsiTheme="majorBidi" w:cstheme="majorBidi"/>
                <w:color w:val="000000"/>
              </w:rPr>
              <w:t> </w:t>
            </w:r>
            <w:proofErr w:type="spellStart"/>
            <w:r w:rsidRPr="00BE79C3">
              <w:rPr>
                <w:rFonts w:asciiTheme="majorBidi" w:eastAsia="Times New Roman" w:hAnsiTheme="majorBidi" w:cstheme="majorBidi"/>
                <w:color w:val="00000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 0):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&lt; 0): N ←1; else: N ←0</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DEC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Decrement value stored in </w:t>
            </w:r>
            <w:r w:rsidRPr="00BE79C3">
              <w:rPr>
                <w:rFonts w:asciiTheme="majorBidi" w:eastAsia="Times New Roman" w:hAnsiTheme="majorBidi" w:cstheme="majorBidi"/>
                <w:color w:val="000000"/>
              </w:rPr>
              <w:t> </w:t>
            </w:r>
            <w:proofErr w:type="spellStart"/>
            <w:r w:rsidRPr="00BE79C3">
              <w:rPr>
                <w:rFonts w:asciiTheme="majorBidi" w:eastAsia="Times New Roman" w:hAnsiTheme="majorBidi" w:cstheme="majorBidi"/>
                <w:color w:val="00000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 0):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1) &lt; 0): N ←1; else: N ←0</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OUT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OUT.PORT ←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IN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←IN.PORT</w:t>
            </w:r>
          </w:p>
        </w:tc>
        <w:tc>
          <w:tcPr>
            <w:tcW w:w="0" w:type="auto"/>
            <w:vMerge/>
            <w:tcBorders>
              <w:top w:val="single" w:sz="12" w:space="0" w:color="000000"/>
              <w:left w:val="single" w:sz="8" w:space="0" w:color="000000"/>
              <w:bottom w:val="single" w:sz="12"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20"/>
          <w:jc w:val="center"/>
        </w:trPr>
        <w:tc>
          <w:tcPr>
            <w:tcW w:w="8172" w:type="dxa"/>
            <w:gridSpan w:val="3"/>
            <w:tcBorders>
              <w:top w:val="single" w:sz="4" w:space="0" w:color="000000"/>
              <w:left w:val="single" w:sz="18" w:space="0" w:color="000000"/>
              <w:bottom w:val="single" w:sz="4" w:space="0" w:color="000000"/>
              <w:right w:val="single" w:sz="18" w:space="0" w:color="000000"/>
            </w:tcBorders>
            <w:shd w:val="clear" w:color="auto" w:fill="000000"/>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FFFFFF"/>
              </w:rPr>
              <w:t>Two Operands</w:t>
            </w: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SWAP </w:t>
            </w:r>
            <w:proofErr w:type="spellStart"/>
            <w:r w:rsidRPr="00BE79C3">
              <w:rPr>
                <w:rFonts w:asciiTheme="majorBidi" w:eastAsia="Times New Roman" w:hAnsiTheme="majorBidi" w:cstheme="majorBidi"/>
                <w:color w:val="000000"/>
              </w:rPr>
              <w:t>Rsrc</w:t>
            </w:r>
            <w:proofErr w:type="spellEnd"/>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Store the value of </w:t>
            </w:r>
            <w:proofErr w:type="spellStart"/>
            <w:r w:rsidRPr="00BE79C3">
              <w:rPr>
                <w:rFonts w:asciiTheme="majorBidi" w:eastAsia="Times New Roman" w:hAnsiTheme="majorBidi" w:cstheme="majorBidi"/>
                <w:color w:val="000000"/>
                <w:sz w:val="20"/>
                <w:szCs w:val="20"/>
              </w:rPr>
              <w:t>Rsrc</w:t>
            </w:r>
            <w:proofErr w:type="spellEnd"/>
            <w:r w:rsidRPr="00BE79C3">
              <w:rPr>
                <w:rFonts w:asciiTheme="majorBidi" w:eastAsia="Times New Roman" w:hAnsiTheme="majorBidi" w:cstheme="majorBidi"/>
                <w:color w:val="000000"/>
                <w:sz w:val="20"/>
                <w:szCs w:val="20"/>
              </w:rPr>
              <w:t xml:space="preserve"> 1 in </w:t>
            </w:r>
            <w:proofErr w:type="spellStart"/>
            <w:r w:rsidRPr="00BE79C3">
              <w:rPr>
                <w:rFonts w:asciiTheme="majorBidi" w:eastAsia="Times New Roman" w:hAnsiTheme="majorBidi" w:cstheme="majorBidi"/>
                <w:color w:val="000000"/>
                <w:sz w:val="20"/>
                <w:szCs w:val="20"/>
              </w:rPr>
              <w:t>Rdst</w:t>
            </w:r>
            <w:proofErr w:type="spellEnd"/>
            <w:r w:rsidRPr="00BE79C3">
              <w:rPr>
                <w:rFonts w:asciiTheme="majorBidi" w:eastAsia="Times New Roman" w:hAnsiTheme="majorBidi" w:cstheme="majorBidi"/>
                <w:color w:val="000000"/>
                <w:sz w:val="20"/>
                <w:szCs w:val="20"/>
              </w:rPr>
              <w:t xml:space="preserve"> and the value of </w:t>
            </w:r>
            <w:proofErr w:type="spellStart"/>
            <w:r w:rsidRPr="00BE79C3">
              <w:rPr>
                <w:rFonts w:asciiTheme="majorBidi" w:eastAsia="Times New Roman" w:hAnsiTheme="majorBidi" w:cstheme="majorBidi"/>
                <w:color w:val="000000"/>
                <w:sz w:val="20"/>
                <w:szCs w:val="20"/>
              </w:rPr>
              <w:t>Rdst</w:t>
            </w:r>
            <w:proofErr w:type="spellEnd"/>
            <w:r w:rsidRPr="00BE79C3">
              <w:rPr>
                <w:rFonts w:asciiTheme="majorBidi" w:eastAsia="Times New Roman" w:hAnsiTheme="majorBidi" w:cstheme="majorBidi"/>
                <w:color w:val="000000"/>
                <w:sz w:val="20"/>
                <w:szCs w:val="20"/>
              </w:rPr>
              <w:t xml:space="preserve"> in Rsc1</w:t>
            </w:r>
          </w:p>
          <w:p w:rsidR="00BE79C3" w:rsidRPr="00BE79C3" w:rsidRDefault="00BE79C3" w:rsidP="00BE79C3">
            <w:pPr>
              <w:spacing w:after="0" w:line="240" w:lineRule="auto"/>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flag shouldn’t change</w:t>
            </w:r>
          </w:p>
          <w:p w:rsidR="00BE79C3" w:rsidRPr="00BE79C3" w:rsidRDefault="00BE79C3" w:rsidP="00BE79C3">
            <w:pPr>
              <w:spacing w:after="0" w:line="240" w:lineRule="auto"/>
              <w:rPr>
                <w:rFonts w:asciiTheme="majorBidi" w:eastAsia="Times New Roman" w:hAnsiTheme="majorBidi" w:cstheme="majorBidi"/>
                <w:sz w:val="24"/>
                <w:szCs w:val="24"/>
              </w:rPr>
            </w:pPr>
          </w:p>
        </w:tc>
        <w:tc>
          <w:tcPr>
            <w:tcW w:w="0" w:type="auto"/>
            <w:vMerge w:val="restart"/>
            <w:tcBorders>
              <w:top w:val="single" w:sz="4" w:space="0" w:color="000000"/>
              <w:left w:val="single" w:sz="8" w:space="0" w:color="000000"/>
              <w:bottom w:val="single" w:sz="4" w:space="0" w:color="000000"/>
              <w:right w:val="single" w:sz="1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ADD Rsrc1, Rsrc2,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Add the values stored in registers Rsrc1, Rsrc2</w:t>
            </w:r>
            <w:r w:rsidRPr="00BE79C3">
              <w:rPr>
                <w:rFonts w:asciiTheme="majorBidi" w:eastAsia="Times New Roman" w:hAnsiTheme="majorBidi" w:cstheme="majorBidi"/>
                <w:color w:val="000000"/>
                <w:sz w:val="20"/>
                <w:szCs w:val="20"/>
              </w:rPr>
              <w:br/>
              <w:t xml:space="preserve">and store the result in </w:t>
            </w:r>
            <w:proofErr w:type="spellStart"/>
            <w:r w:rsidRPr="00BE79C3">
              <w:rPr>
                <w:rFonts w:asciiTheme="majorBidi" w:eastAsia="Times New Roman" w:hAnsiTheme="majorBidi" w:cstheme="majorBidi"/>
                <w:color w:val="000000"/>
                <w:sz w:val="20"/>
                <w:szCs w:val="2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=0 then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&lt;0 then  N ←1; else: N ←0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IADD Rsrc1,Rdst,Imm</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Add the values stored in registers Rsrc1 to Immediate Value</w:t>
            </w:r>
            <w:r w:rsidRPr="00BE79C3">
              <w:rPr>
                <w:rFonts w:asciiTheme="majorBidi" w:eastAsia="Times New Roman" w:hAnsiTheme="majorBidi" w:cstheme="majorBidi"/>
                <w:color w:val="000000"/>
                <w:sz w:val="20"/>
                <w:szCs w:val="20"/>
              </w:rPr>
              <w:br/>
              <w:t xml:space="preserve">and store the result in </w:t>
            </w:r>
            <w:proofErr w:type="spellStart"/>
            <w:r w:rsidRPr="00BE79C3">
              <w:rPr>
                <w:rFonts w:asciiTheme="majorBidi" w:eastAsia="Times New Roman" w:hAnsiTheme="majorBidi" w:cstheme="majorBidi"/>
                <w:color w:val="000000"/>
                <w:sz w:val="20"/>
                <w:szCs w:val="2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=0 then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&lt;0 then  N ←1; else: N ←0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SUB  Rsrc1, Rsrc2,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Subtract the values stored in registers  Rsrc1, Rsrc2</w:t>
            </w:r>
            <w:r w:rsidRPr="00BE79C3">
              <w:rPr>
                <w:rFonts w:asciiTheme="majorBidi" w:eastAsia="Times New Roman" w:hAnsiTheme="majorBidi" w:cstheme="majorBidi"/>
                <w:color w:val="000000"/>
                <w:sz w:val="20"/>
                <w:szCs w:val="20"/>
              </w:rPr>
              <w:br/>
              <w:t xml:space="preserve">and store the result in </w:t>
            </w:r>
            <w:proofErr w:type="spellStart"/>
            <w:r w:rsidRPr="00BE79C3">
              <w:rPr>
                <w:rFonts w:asciiTheme="majorBidi" w:eastAsia="Times New Roman" w:hAnsiTheme="majorBidi" w:cstheme="majorBidi"/>
                <w:color w:val="000000"/>
                <w:sz w:val="20"/>
                <w:szCs w:val="2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=0 then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&lt;0 then  N ←1; else: N ←0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AND  Rsrc1, Rsrc2,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AND the values stored in registers  Rsrc1, Rsrc2</w:t>
            </w:r>
            <w:r w:rsidRPr="00BE79C3">
              <w:rPr>
                <w:rFonts w:asciiTheme="majorBidi" w:eastAsia="Times New Roman" w:hAnsiTheme="majorBidi" w:cstheme="majorBidi"/>
                <w:color w:val="000000"/>
                <w:sz w:val="20"/>
                <w:szCs w:val="20"/>
              </w:rPr>
              <w:br/>
              <w:t xml:space="preserve">and store the result in </w:t>
            </w:r>
            <w:proofErr w:type="spellStart"/>
            <w:r w:rsidRPr="00BE79C3">
              <w:rPr>
                <w:rFonts w:asciiTheme="majorBidi" w:eastAsia="Times New Roman" w:hAnsiTheme="majorBidi" w:cstheme="majorBidi"/>
                <w:color w:val="000000"/>
                <w:sz w:val="20"/>
                <w:szCs w:val="2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=0 then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&lt;0 then  N ←1; else: N ←0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OR  Rsrc1, Rsrc2,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OR the values stored in registers  Rsrc1, Rsrc2</w:t>
            </w:r>
            <w:r w:rsidRPr="00BE79C3">
              <w:rPr>
                <w:rFonts w:asciiTheme="majorBidi" w:eastAsia="Times New Roman" w:hAnsiTheme="majorBidi" w:cstheme="majorBidi"/>
                <w:color w:val="000000"/>
                <w:sz w:val="20"/>
                <w:szCs w:val="20"/>
              </w:rPr>
              <w:br/>
              <w:t xml:space="preserve">and store the result in </w:t>
            </w:r>
            <w:proofErr w:type="spellStart"/>
            <w:r w:rsidRPr="00BE79C3">
              <w:rPr>
                <w:rFonts w:asciiTheme="majorBidi" w:eastAsia="Times New Roman" w:hAnsiTheme="majorBidi" w:cstheme="majorBidi"/>
                <w:color w:val="000000"/>
                <w:sz w:val="20"/>
                <w:szCs w:val="20"/>
              </w:rPr>
              <w:t>Rdst</w:t>
            </w:r>
            <w:proofErr w:type="spellEnd"/>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=0 then Z ←1; else: Z ←0;</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the result &lt;0 then  N ←1; else: N ←0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7A743D">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SHL </w:t>
            </w:r>
            <w:proofErr w:type="spellStart"/>
            <w:r w:rsidR="007A743D">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rPr>
              <w:t xml:space="preserve">, </w:t>
            </w:r>
            <w:r w:rsidR="007A743D" w:rsidRPr="007A743D">
              <w:rPr>
                <w:rFonts w:ascii="Times New Roman" w:eastAsia="Times New Roman" w:hAnsi="Times New Roman" w:cs="Times New Roman"/>
                <w:sz w:val="20"/>
                <w:szCs w:val="20"/>
              </w:rPr>
              <w:t>SHFT</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7A743D" w:rsidP="007A743D">
            <w:pPr>
              <w:spacing w:after="0" w:line="240" w:lineRule="auto"/>
              <w:jc w:val="center"/>
              <w:rPr>
                <w:rFonts w:asciiTheme="majorBidi" w:eastAsia="Times New Roman" w:hAnsiTheme="majorBidi" w:cstheme="majorBidi"/>
                <w:sz w:val="24"/>
                <w:szCs w:val="24"/>
              </w:rPr>
            </w:pPr>
            <w:r w:rsidRPr="007A743D">
              <w:rPr>
                <w:rFonts w:asciiTheme="majorBidi" w:eastAsia="Times New Roman" w:hAnsiTheme="majorBidi" w:cstheme="majorBidi"/>
                <w:color w:val="000000"/>
                <w:sz w:val="20"/>
                <w:szCs w:val="20"/>
              </w:rPr>
              <w:t>Shift</w:t>
            </w:r>
            <w:r>
              <w:rPr>
                <w:rFonts w:asciiTheme="majorBidi" w:eastAsia="Times New Roman" w:hAnsiTheme="majorBidi" w:cstheme="majorBidi"/>
                <w:color w:val="000000"/>
                <w:sz w:val="20"/>
                <w:szCs w:val="20"/>
              </w:rPr>
              <w:t xml:space="preserve"> left </w:t>
            </w:r>
            <w:proofErr w:type="spellStart"/>
            <w:r>
              <w:rPr>
                <w:rFonts w:asciiTheme="majorBidi" w:eastAsia="Times New Roman" w:hAnsiTheme="majorBidi" w:cstheme="majorBidi"/>
                <w:color w:val="000000"/>
                <w:sz w:val="20"/>
                <w:szCs w:val="20"/>
              </w:rPr>
              <w:t>Rsrc</w:t>
            </w:r>
            <w:proofErr w:type="spellEnd"/>
            <w:r>
              <w:rPr>
                <w:rFonts w:asciiTheme="majorBidi" w:eastAsia="Times New Roman" w:hAnsiTheme="majorBidi" w:cstheme="majorBidi"/>
                <w:color w:val="000000"/>
                <w:sz w:val="20"/>
                <w:szCs w:val="20"/>
              </w:rPr>
              <w:t xml:space="preserve"> by </w:t>
            </w:r>
            <w:r w:rsidRPr="007A743D">
              <w:rPr>
                <w:rFonts w:ascii="Times New Roman" w:eastAsia="Times New Roman" w:hAnsi="Times New Roman" w:cs="Times New Roman"/>
                <w:sz w:val="20"/>
                <w:szCs w:val="20"/>
              </w:rPr>
              <w:t>SHFT</w:t>
            </w:r>
            <w:r w:rsidR="00BE79C3" w:rsidRPr="00BE79C3">
              <w:rPr>
                <w:rFonts w:asciiTheme="majorBidi" w:eastAsia="Times New Roman" w:hAnsiTheme="majorBidi" w:cstheme="majorBidi"/>
                <w:color w:val="000000"/>
                <w:sz w:val="16"/>
                <w:szCs w:val="16"/>
              </w:rPr>
              <w:t xml:space="preserve"> </w:t>
            </w:r>
            <w:r>
              <w:rPr>
                <w:rFonts w:asciiTheme="majorBidi" w:eastAsia="Times New Roman" w:hAnsiTheme="majorBidi" w:cstheme="majorBidi"/>
                <w:color w:val="000000"/>
                <w:sz w:val="20"/>
                <w:szCs w:val="20"/>
              </w:rPr>
              <w:t>value</w:t>
            </w:r>
            <w:r w:rsidR="00BE79C3" w:rsidRPr="00BE79C3">
              <w:rPr>
                <w:rFonts w:asciiTheme="majorBidi" w:eastAsia="Times New Roman" w:hAnsiTheme="majorBidi" w:cstheme="majorBidi"/>
                <w:color w:val="000000"/>
                <w:sz w:val="20"/>
                <w:szCs w:val="20"/>
              </w:rPr>
              <w:t xml:space="preserve"> and store result in same register</w:t>
            </w:r>
          </w:p>
          <w:p w:rsidR="00BE79C3" w:rsidRPr="00BE79C3" w:rsidRDefault="00BE79C3" w:rsidP="00BE79C3">
            <w:pPr>
              <w:spacing w:after="0" w:line="240" w:lineRule="auto"/>
              <w:jc w:val="center"/>
              <w:rPr>
                <w:rFonts w:asciiTheme="majorBidi" w:eastAsia="Times New Roman" w:hAnsiTheme="majorBidi" w:cstheme="majorBidi"/>
                <w:sz w:val="24"/>
                <w:szCs w:val="24"/>
              </w:rPr>
            </w:pP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7A743D">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SHR </w:t>
            </w:r>
            <w:proofErr w:type="spellStart"/>
            <w:r w:rsidR="007A743D">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rPr>
              <w:t xml:space="preserve">, </w:t>
            </w:r>
            <w:r w:rsidR="007A743D" w:rsidRPr="007A743D">
              <w:rPr>
                <w:rFonts w:ascii="Times New Roman" w:eastAsia="Times New Roman" w:hAnsi="Times New Roman" w:cs="Times New Roman"/>
                <w:sz w:val="20"/>
                <w:szCs w:val="20"/>
              </w:rPr>
              <w:t>SHFT</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7A743D" w:rsidRDefault="00BE79C3" w:rsidP="007A743D">
            <w:pPr>
              <w:spacing w:after="0" w:line="240" w:lineRule="auto"/>
              <w:jc w:val="center"/>
              <w:rPr>
                <w:rFonts w:asciiTheme="majorBidi" w:eastAsia="Times New Roman" w:hAnsiTheme="majorBidi" w:cstheme="majorBidi"/>
                <w:b/>
                <w:bCs/>
                <w:color w:val="000000"/>
                <w:sz w:val="20"/>
                <w:szCs w:val="20"/>
              </w:rPr>
            </w:pPr>
            <w:r w:rsidRPr="00BE79C3">
              <w:rPr>
                <w:rFonts w:asciiTheme="majorBidi" w:eastAsia="Times New Roman" w:hAnsiTheme="majorBidi" w:cstheme="majorBidi"/>
                <w:color w:val="000000"/>
                <w:sz w:val="20"/>
                <w:szCs w:val="20"/>
              </w:rPr>
              <w:t xml:space="preserve">Shift right </w:t>
            </w:r>
            <w:proofErr w:type="spellStart"/>
            <w:r w:rsidRPr="00BE79C3">
              <w:rPr>
                <w:rFonts w:asciiTheme="majorBidi" w:eastAsia="Times New Roman" w:hAnsiTheme="majorBidi" w:cstheme="majorBidi"/>
                <w:color w:val="000000"/>
                <w:sz w:val="20"/>
                <w:szCs w:val="20"/>
              </w:rPr>
              <w:t>Rsrc</w:t>
            </w:r>
            <w:proofErr w:type="spellEnd"/>
            <w:r w:rsidRPr="00BE79C3">
              <w:rPr>
                <w:rFonts w:asciiTheme="majorBidi" w:eastAsia="Times New Roman" w:hAnsiTheme="majorBidi" w:cstheme="majorBidi"/>
                <w:color w:val="000000"/>
                <w:sz w:val="20"/>
                <w:szCs w:val="20"/>
              </w:rPr>
              <w:t xml:space="preserve"> by </w:t>
            </w:r>
            <w:r w:rsidR="007A743D" w:rsidRPr="007A743D">
              <w:rPr>
                <w:rFonts w:ascii="Times New Roman" w:eastAsia="Times New Roman" w:hAnsi="Times New Roman" w:cs="Times New Roman"/>
                <w:sz w:val="20"/>
                <w:szCs w:val="20"/>
              </w:rPr>
              <w:t>SHFT</w:t>
            </w:r>
            <w:r w:rsidR="007A743D" w:rsidRPr="00BE79C3">
              <w:rPr>
                <w:rFonts w:asciiTheme="majorBidi" w:eastAsia="Times New Roman" w:hAnsiTheme="majorBidi" w:cstheme="majorBidi"/>
                <w:color w:val="000000"/>
                <w:sz w:val="16"/>
                <w:szCs w:val="16"/>
              </w:rPr>
              <w:t xml:space="preserve"> </w:t>
            </w:r>
            <w:r w:rsidR="007A743D">
              <w:rPr>
                <w:rFonts w:asciiTheme="majorBidi" w:eastAsia="Times New Roman" w:hAnsiTheme="majorBidi" w:cstheme="majorBidi"/>
                <w:color w:val="000000"/>
                <w:sz w:val="20"/>
                <w:szCs w:val="20"/>
              </w:rPr>
              <w:t>value</w:t>
            </w:r>
            <w:r w:rsidR="007A743D" w:rsidRPr="00BE79C3">
              <w:rPr>
                <w:rFonts w:asciiTheme="majorBidi" w:eastAsia="Times New Roman" w:hAnsiTheme="majorBidi" w:cstheme="majorBidi"/>
                <w:color w:val="000000"/>
                <w:sz w:val="20"/>
                <w:szCs w:val="20"/>
              </w:rPr>
              <w:t xml:space="preserve"> </w:t>
            </w:r>
            <w:r w:rsidRPr="00BE79C3">
              <w:rPr>
                <w:rFonts w:asciiTheme="majorBidi" w:eastAsia="Times New Roman" w:hAnsiTheme="majorBidi" w:cstheme="majorBidi"/>
                <w:color w:val="000000"/>
                <w:sz w:val="20"/>
                <w:szCs w:val="20"/>
              </w:rPr>
              <w:t>and store result in same register</w:t>
            </w:r>
          </w:p>
          <w:p w:rsidR="007A743D" w:rsidRDefault="007A743D" w:rsidP="007A743D">
            <w:pPr>
              <w:spacing w:after="0" w:line="240" w:lineRule="auto"/>
              <w:jc w:val="center"/>
              <w:rPr>
                <w:rFonts w:asciiTheme="majorBidi" w:eastAsia="Times New Roman" w:hAnsiTheme="majorBidi" w:cstheme="majorBidi"/>
                <w:b/>
                <w:bCs/>
                <w:color w:val="000000"/>
                <w:sz w:val="20"/>
                <w:szCs w:val="20"/>
              </w:rPr>
            </w:pPr>
          </w:p>
          <w:p w:rsidR="007A743D" w:rsidRPr="00BE79C3" w:rsidRDefault="007A743D" w:rsidP="007A743D">
            <w:pPr>
              <w:spacing w:after="0" w:line="240" w:lineRule="auto"/>
              <w:jc w:val="center"/>
              <w:rPr>
                <w:rFonts w:asciiTheme="majorBidi" w:eastAsia="Times New Roman" w:hAnsiTheme="majorBidi" w:cstheme="majorBidi"/>
                <w:sz w:val="24"/>
                <w:szCs w:val="24"/>
              </w:rPr>
            </w:pP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20"/>
          <w:jc w:val="center"/>
        </w:trPr>
        <w:tc>
          <w:tcPr>
            <w:tcW w:w="8172" w:type="dxa"/>
            <w:gridSpan w:val="3"/>
            <w:tcBorders>
              <w:top w:val="single" w:sz="4" w:space="0" w:color="000000"/>
              <w:left w:val="single" w:sz="18" w:space="0" w:color="000000"/>
              <w:bottom w:val="single" w:sz="4" w:space="0" w:color="000000"/>
              <w:right w:val="single" w:sz="18" w:space="0" w:color="000000"/>
            </w:tcBorders>
            <w:shd w:val="clear" w:color="auto" w:fill="000000"/>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FFFFFF"/>
              </w:rPr>
              <w:lastRenderedPageBreak/>
              <w:t>Memory Operations</w:t>
            </w: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PUSH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M[SP--] ←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w:t>
            </w:r>
          </w:p>
        </w:tc>
        <w:tc>
          <w:tcPr>
            <w:tcW w:w="0" w:type="auto"/>
            <w:vMerge w:val="restart"/>
            <w:tcBorders>
              <w:top w:val="single" w:sz="4" w:space="0" w:color="000000"/>
              <w:left w:val="single" w:sz="8" w:space="0" w:color="000000"/>
              <w:bottom w:val="single" w:sz="4" w:space="0" w:color="000000"/>
              <w:right w:val="single" w:sz="1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POP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M[++SP]; </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LDM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Imm</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Load immediate value (16 bit) to register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p>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{0,Imm&lt;15:0&gt;}</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LDD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rPr>
              <w:t>, EA</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Load value from memory address EA to register </w:t>
            </w:r>
            <w:proofErr w:type="spellStart"/>
            <w:r w:rsidRPr="00BE79C3">
              <w:rPr>
                <w:rFonts w:asciiTheme="majorBidi" w:eastAsia="Times New Roman" w:hAnsiTheme="majorBidi" w:cstheme="majorBidi"/>
                <w:color w:val="000000"/>
              </w:rPr>
              <w:t>Rdst</w:t>
            </w:r>
            <w:proofErr w:type="spellEnd"/>
          </w:p>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 M[EA]; </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STD </w:t>
            </w:r>
            <w:proofErr w:type="spellStart"/>
            <w:r w:rsidR="007A743D"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rPr>
              <w:t>, EA</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Store value in register </w:t>
            </w:r>
            <w:r w:rsidRPr="00BE79C3">
              <w:rPr>
                <w:rFonts w:asciiTheme="majorBidi" w:eastAsia="Times New Roman" w:hAnsiTheme="majorBidi" w:cstheme="majorBidi"/>
                <w:color w:val="000000"/>
              </w:rPr>
              <w:t> </w:t>
            </w:r>
            <w:proofErr w:type="spellStart"/>
            <w:r w:rsidRPr="00BE79C3">
              <w:rPr>
                <w:rFonts w:asciiTheme="majorBidi" w:eastAsia="Times New Roman" w:hAnsiTheme="majorBidi" w:cstheme="majorBidi"/>
                <w:color w:val="000000"/>
              </w:rPr>
              <w:t>Rsrc</w:t>
            </w:r>
            <w:proofErr w:type="spellEnd"/>
            <w:r w:rsidRPr="00BE79C3">
              <w:rPr>
                <w:rFonts w:asciiTheme="majorBidi" w:eastAsia="Times New Roman" w:hAnsiTheme="majorBidi" w:cstheme="majorBidi"/>
                <w:color w:val="000000"/>
                <w:sz w:val="20"/>
                <w:szCs w:val="20"/>
              </w:rPr>
              <w:t xml:space="preserve"> to memory location EA</w:t>
            </w:r>
          </w:p>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M[EA] ←R[</w:t>
            </w:r>
            <w:proofErr w:type="spellStart"/>
            <w:r w:rsidRPr="00BE79C3">
              <w:rPr>
                <w:rFonts w:asciiTheme="majorBidi" w:eastAsia="Times New Roman" w:hAnsiTheme="majorBidi" w:cstheme="majorBidi"/>
                <w:color w:val="000000"/>
                <w:sz w:val="20"/>
                <w:szCs w:val="20"/>
              </w:rPr>
              <w:t>Rsrc</w:t>
            </w:r>
            <w:proofErr w:type="spellEnd"/>
            <w:r w:rsidRPr="00BE79C3">
              <w:rPr>
                <w:rFonts w:asciiTheme="majorBidi" w:eastAsia="Times New Roman" w:hAnsiTheme="majorBidi" w:cstheme="majorBidi"/>
                <w:color w:val="000000"/>
                <w:sz w:val="20"/>
                <w:szCs w:val="20"/>
              </w:rPr>
              <w:t>]; </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76"/>
          <w:jc w:val="center"/>
        </w:trPr>
        <w:tc>
          <w:tcPr>
            <w:tcW w:w="8172" w:type="dxa"/>
            <w:gridSpan w:val="3"/>
            <w:vMerge w:val="restart"/>
            <w:tcBorders>
              <w:top w:val="single" w:sz="4" w:space="0" w:color="000000"/>
              <w:left w:val="single" w:sz="18" w:space="0" w:color="000000"/>
              <w:bottom w:val="single" w:sz="4" w:space="0" w:color="000000"/>
              <w:right w:val="single" w:sz="18" w:space="0" w:color="000000"/>
            </w:tcBorders>
            <w:shd w:val="clear" w:color="auto" w:fill="000000"/>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b/>
                <w:bCs/>
                <w:color w:val="FFFFFF"/>
              </w:rPr>
              <w:t>Branch and Change of Control Operations</w:t>
            </w:r>
          </w:p>
        </w:tc>
      </w:tr>
      <w:tr w:rsidR="00BE79C3" w:rsidRPr="00BE79C3" w:rsidTr="007A743D">
        <w:trPr>
          <w:trHeight w:val="276"/>
          <w:jc w:val="center"/>
        </w:trPr>
        <w:tc>
          <w:tcPr>
            <w:tcW w:w="8172" w:type="dxa"/>
            <w:gridSpan w:val="3"/>
            <w:vMerge/>
            <w:tcBorders>
              <w:top w:val="single" w:sz="4" w:space="0" w:color="000000"/>
              <w:left w:val="single" w:sz="1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JZ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Jump if zero</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If (Z=1): PC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(Z=0)</w:t>
            </w:r>
          </w:p>
        </w:tc>
        <w:tc>
          <w:tcPr>
            <w:tcW w:w="0" w:type="auto"/>
            <w:vMerge w:val="restart"/>
            <w:tcBorders>
              <w:top w:val="single" w:sz="4" w:space="0" w:color="000000"/>
              <w:left w:val="single" w:sz="8" w:space="0" w:color="000000"/>
              <w:bottom w:val="single" w:sz="4" w:space="0" w:color="000000"/>
              <w:right w:val="single" w:sz="1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JN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Jump if negative </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(N=1): PC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(N=0)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JC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Jump if negative </w:t>
            </w:r>
          </w:p>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If (C=1): PC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 (C=0)</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JMP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Jump </w:t>
            </w:r>
          </w:p>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PC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 xml:space="preserve">CALL  </w:t>
            </w:r>
            <w:proofErr w:type="spellStart"/>
            <w:r w:rsidRPr="00BE79C3">
              <w:rPr>
                <w:rFonts w:asciiTheme="majorBidi" w:eastAsia="Times New Roman" w:hAnsiTheme="majorBidi" w:cstheme="majorBidi"/>
                <w:color w:val="000000"/>
              </w:rPr>
              <w:t>Rdst</w:t>
            </w:r>
            <w:proofErr w:type="spellEnd"/>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 xml:space="preserve"> (M[SP] ← PC + 1; sp-2; PC ← R[</w:t>
            </w:r>
            <w:r w:rsidRPr="00BE79C3">
              <w:rPr>
                <w:rFonts w:asciiTheme="majorBidi" w:eastAsia="Times New Roman" w:hAnsiTheme="majorBidi" w:cstheme="majorBidi"/>
                <w:color w:val="000000"/>
              </w:rPr>
              <w:t xml:space="preserve"> </w:t>
            </w:r>
            <w:proofErr w:type="spellStart"/>
            <w:r w:rsidRPr="00BE79C3">
              <w:rPr>
                <w:rFonts w:asciiTheme="majorBidi" w:eastAsia="Times New Roman" w:hAnsiTheme="majorBidi" w:cstheme="majorBidi"/>
                <w:color w:val="000000"/>
              </w:rPr>
              <w:t>Rdst</w:t>
            </w:r>
            <w:proofErr w:type="spellEnd"/>
            <w:r w:rsidRPr="00BE79C3">
              <w:rPr>
                <w:rFonts w:asciiTheme="majorBidi" w:eastAsia="Times New Roman" w:hAnsiTheme="majorBidi" w:cstheme="majorBidi"/>
                <w:color w:val="000000"/>
                <w:sz w:val="20"/>
                <w:szCs w:val="20"/>
              </w:rPr>
              <w:t xml:space="preserve"> ])</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RET</w:t>
            </w:r>
          </w:p>
        </w:tc>
        <w:tc>
          <w:tcPr>
            <w:tcW w:w="0" w:type="auto"/>
            <w:tcBorders>
              <w:top w:val="single" w:sz="4"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sp+2,  PC ←M[SP]</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r w:rsidR="00BE79C3" w:rsidRPr="00BE79C3" w:rsidTr="007A743D">
        <w:trPr>
          <w:trHeight w:val="200"/>
          <w:jc w:val="center"/>
        </w:trPr>
        <w:tc>
          <w:tcPr>
            <w:tcW w:w="2654" w:type="dxa"/>
            <w:tcBorders>
              <w:top w:val="single" w:sz="4" w:space="0" w:color="000000"/>
              <w:left w:val="single" w:sz="18" w:space="0" w:color="000000"/>
              <w:bottom w:val="single" w:sz="18"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rPr>
              <w:t>RTI </w:t>
            </w:r>
          </w:p>
        </w:tc>
        <w:tc>
          <w:tcPr>
            <w:tcW w:w="0" w:type="auto"/>
            <w:tcBorders>
              <w:top w:val="single" w:sz="4" w:space="0" w:color="000000"/>
              <w:left w:val="single" w:sz="8" w:space="0" w:color="000000"/>
              <w:bottom w:val="single" w:sz="18" w:space="0" w:color="000000"/>
              <w:right w:val="single" w:sz="8" w:space="0" w:color="000000"/>
            </w:tcBorders>
            <w:tcMar>
              <w:top w:w="0" w:type="dxa"/>
              <w:left w:w="106" w:type="dxa"/>
              <w:bottom w:w="0" w:type="dxa"/>
              <w:right w:w="108" w:type="dxa"/>
            </w:tcMar>
            <w:vAlign w:val="center"/>
            <w:hideMark/>
          </w:tcPr>
          <w:p w:rsidR="00BE79C3" w:rsidRPr="00BE79C3" w:rsidRDefault="00BE79C3" w:rsidP="00BE79C3">
            <w:pPr>
              <w:spacing w:after="0" w:line="240" w:lineRule="auto"/>
              <w:ind w:right="360"/>
              <w:jc w:val="center"/>
              <w:rPr>
                <w:rFonts w:asciiTheme="majorBidi" w:eastAsia="Times New Roman" w:hAnsiTheme="majorBidi" w:cstheme="majorBidi"/>
                <w:sz w:val="24"/>
                <w:szCs w:val="24"/>
              </w:rPr>
            </w:pPr>
            <w:r w:rsidRPr="00BE79C3">
              <w:rPr>
                <w:rFonts w:asciiTheme="majorBidi" w:eastAsia="Times New Roman" w:hAnsiTheme="majorBidi" w:cstheme="majorBidi"/>
                <w:color w:val="000000"/>
                <w:sz w:val="20"/>
                <w:szCs w:val="20"/>
              </w:rPr>
              <w:t>sp+2; PC ← M[SP]; Flags restored</w:t>
            </w:r>
          </w:p>
        </w:tc>
        <w:tc>
          <w:tcPr>
            <w:tcW w:w="0" w:type="auto"/>
            <w:vMerge/>
            <w:tcBorders>
              <w:top w:val="single" w:sz="4" w:space="0" w:color="000000"/>
              <w:left w:val="single" w:sz="8" w:space="0" w:color="000000"/>
              <w:bottom w:val="single" w:sz="4" w:space="0" w:color="000000"/>
              <w:right w:val="single" w:sz="18" w:space="0" w:color="000000"/>
            </w:tcBorders>
            <w:vAlign w:val="center"/>
            <w:hideMark/>
          </w:tcPr>
          <w:p w:rsidR="00BE79C3" w:rsidRPr="00BE79C3" w:rsidRDefault="00BE79C3" w:rsidP="00BE79C3">
            <w:pPr>
              <w:spacing w:after="0" w:line="240" w:lineRule="auto"/>
              <w:rPr>
                <w:rFonts w:asciiTheme="majorBidi" w:eastAsia="Times New Roman" w:hAnsiTheme="majorBidi" w:cstheme="majorBidi"/>
                <w:sz w:val="24"/>
                <w:szCs w:val="24"/>
              </w:rPr>
            </w:pPr>
          </w:p>
        </w:tc>
      </w:tr>
    </w:tbl>
    <w:p w:rsidR="007A743D" w:rsidRPr="007A743D" w:rsidRDefault="007A743D" w:rsidP="007A743D">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767"/>
        <w:gridCol w:w="4812"/>
        <w:gridCol w:w="50"/>
      </w:tblGrid>
      <w:tr w:rsidR="007A743D" w:rsidRPr="007A743D" w:rsidTr="007A743D">
        <w:trPr>
          <w:gridAfter w:val="1"/>
          <w:wAfter w:w="50" w:type="dxa"/>
          <w:jc w:val="center"/>
        </w:trPr>
        <w:tc>
          <w:tcPr>
            <w:tcW w:w="2767" w:type="dxa"/>
            <w:tcBorders>
              <w:top w:val="single" w:sz="12" w:space="0" w:color="000000"/>
              <w:left w:val="single" w:sz="18" w:space="0" w:color="000000"/>
              <w:bottom w:val="single" w:sz="12" w:space="0" w:color="000000"/>
              <w:right w:val="single" w:sz="1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ind w:right="-47"/>
              <w:jc w:val="center"/>
              <w:rPr>
                <w:rFonts w:ascii="Times New Roman" w:eastAsia="Times New Roman" w:hAnsi="Times New Roman" w:cs="Times New Roman"/>
                <w:sz w:val="24"/>
                <w:szCs w:val="24"/>
              </w:rPr>
            </w:pPr>
            <w:r w:rsidRPr="007A743D">
              <w:rPr>
                <w:rFonts w:ascii="Times New Roman" w:eastAsia="Times New Roman" w:hAnsi="Times New Roman" w:cs="Times New Roman"/>
                <w:b/>
                <w:bCs/>
                <w:color w:val="000000"/>
                <w:sz w:val="24"/>
                <w:szCs w:val="24"/>
              </w:rPr>
              <w:t>Input Signals</w:t>
            </w:r>
          </w:p>
        </w:tc>
        <w:tc>
          <w:tcPr>
            <w:tcW w:w="4812" w:type="dxa"/>
            <w:tcBorders>
              <w:top w:val="single" w:sz="12" w:space="0" w:color="000000"/>
              <w:left w:val="single" w:sz="4" w:space="0" w:color="000000"/>
              <w:bottom w:val="single" w:sz="12" w:space="0" w:color="000000"/>
              <w:right w:val="single" w:sz="1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jc w:val="center"/>
              <w:rPr>
                <w:rFonts w:ascii="Times New Roman" w:eastAsia="Times New Roman" w:hAnsi="Times New Roman" w:cs="Times New Roman"/>
                <w:b/>
                <w:bCs/>
                <w:sz w:val="24"/>
                <w:szCs w:val="24"/>
              </w:rPr>
            </w:pPr>
            <w:r w:rsidRPr="007A743D">
              <w:rPr>
                <w:rFonts w:ascii="Times New Roman" w:eastAsia="Times New Roman" w:hAnsi="Times New Roman" w:cs="Times New Roman"/>
                <w:b/>
                <w:bCs/>
                <w:sz w:val="24"/>
                <w:szCs w:val="24"/>
              </w:rPr>
              <w:t>Function</w:t>
            </w:r>
          </w:p>
        </w:tc>
      </w:tr>
      <w:tr w:rsidR="007A743D" w:rsidRPr="007A743D" w:rsidTr="007A743D">
        <w:trPr>
          <w:trHeight w:val="220"/>
          <w:jc w:val="center"/>
        </w:trPr>
        <w:tc>
          <w:tcPr>
            <w:tcW w:w="2767" w:type="dxa"/>
            <w:tcBorders>
              <w:top w:val="single" w:sz="12" w:space="0" w:color="000000"/>
              <w:left w:val="single" w:sz="18" w:space="0" w:color="000000"/>
              <w:bottom w:val="single" w:sz="4" w:space="0" w:color="000000"/>
              <w:right w:val="single" w:sz="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ind w:right="-60"/>
              <w:jc w:val="center"/>
              <w:rPr>
                <w:rFonts w:ascii="Times New Roman" w:eastAsia="Times New Roman" w:hAnsi="Times New Roman" w:cs="Times New Roman"/>
                <w:sz w:val="24"/>
                <w:szCs w:val="24"/>
              </w:rPr>
            </w:pPr>
            <w:r w:rsidRPr="007A743D">
              <w:rPr>
                <w:rFonts w:ascii="Times New Roman" w:eastAsia="Times New Roman" w:hAnsi="Times New Roman" w:cs="Times New Roman"/>
                <w:color w:val="000000"/>
              </w:rPr>
              <w:t>Reset</w:t>
            </w:r>
          </w:p>
        </w:tc>
        <w:tc>
          <w:tcPr>
            <w:tcW w:w="4812" w:type="dxa"/>
            <w:tcBorders>
              <w:top w:val="single" w:sz="12" w:space="0" w:color="000000"/>
              <w:left w:val="single" w:sz="8" w:space="0" w:color="000000"/>
              <w:bottom w:val="single" w:sz="4" w:space="0" w:color="000000"/>
              <w:right w:val="single" w:sz="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ind w:right="-47"/>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PC ←{M[1], M[0]}   </w:t>
            </w:r>
          </w:p>
        </w:tc>
        <w:tc>
          <w:tcPr>
            <w:tcW w:w="50" w:type="dxa"/>
            <w:vAlign w:val="center"/>
            <w:hideMark/>
          </w:tcPr>
          <w:p w:rsidR="007A743D" w:rsidRPr="007A743D" w:rsidRDefault="007A743D" w:rsidP="007A743D">
            <w:pPr>
              <w:spacing w:after="0" w:line="240" w:lineRule="auto"/>
              <w:rPr>
                <w:rFonts w:ascii="Times New Roman" w:eastAsia="Times New Roman" w:hAnsi="Times New Roman" w:cs="Times New Roman"/>
                <w:sz w:val="20"/>
                <w:szCs w:val="20"/>
              </w:rPr>
            </w:pPr>
          </w:p>
        </w:tc>
      </w:tr>
      <w:tr w:rsidR="007A743D" w:rsidRPr="007A743D" w:rsidTr="007A743D">
        <w:trPr>
          <w:trHeight w:val="220"/>
          <w:jc w:val="center"/>
        </w:trPr>
        <w:tc>
          <w:tcPr>
            <w:tcW w:w="2767" w:type="dxa"/>
            <w:tcBorders>
              <w:top w:val="single" w:sz="4" w:space="0" w:color="000000"/>
              <w:left w:val="single" w:sz="18" w:space="0" w:color="000000"/>
              <w:bottom w:val="single" w:sz="18" w:space="0" w:color="000000"/>
              <w:right w:val="single" w:sz="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ind w:right="-60"/>
              <w:jc w:val="center"/>
              <w:rPr>
                <w:rFonts w:ascii="Times New Roman" w:eastAsia="Times New Roman" w:hAnsi="Times New Roman" w:cs="Times New Roman"/>
                <w:sz w:val="24"/>
                <w:szCs w:val="24"/>
              </w:rPr>
            </w:pPr>
            <w:r w:rsidRPr="007A743D">
              <w:rPr>
                <w:rFonts w:ascii="Times New Roman" w:eastAsia="Times New Roman" w:hAnsi="Times New Roman" w:cs="Times New Roman"/>
                <w:color w:val="000000"/>
              </w:rPr>
              <w:t>Interrupt</w:t>
            </w:r>
          </w:p>
        </w:tc>
        <w:tc>
          <w:tcPr>
            <w:tcW w:w="4812" w:type="dxa"/>
            <w:tcBorders>
              <w:top w:val="single" w:sz="4" w:space="0" w:color="000000"/>
              <w:left w:val="single" w:sz="8" w:space="0" w:color="000000"/>
              <w:bottom w:val="single" w:sz="18" w:space="0" w:color="000000"/>
              <w:right w:val="single" w:sz="8" w:space="0" w:color="000000"/>
            </w:tcBorders>
            <w:tcMar>
              <w:top w:w="0" w:type="dxa"/>
              <w:left w:w="106" w:type="dxa"/>
              <w:bottom w:w="0" w:type="dxa"/>
              <w:right w:w="108" w:type="dxa"/>
            </w:tcMar>
            <w:vAlign w:val="center"/>
            <w:hideMark/>
          </w:tcPr>
          <w:p w:rsidR="007A743D" w:rsidRPr="007A743D" w:rsidRDefault="007A743D" w:rsidP="007A743D">
            <w:pPr>
              <w:spacing w:after="0" w:line="240" w:lineRule="auto"/>
              <w:ind w:right="-47"/>
              <w:jc w:val="center"/>
              <w:rPr>
                <w:rFonts w:ascii="Times New Roman" w:eastAsia="Times New Roman" w:hAnsi="Times New Roman" w:cs="Times New Roman"/>
                <w:sz w:val="24"/>
                <w:szCs w:val="24"/>
              </w:rPr>
            </w:pPr>
            <w:r w:rsidRPr="007A743D">
              <w:rPr>
                <w:rFonts w:ascii="Times New Roman" w:eastAsia="Times New Roman" w:hAnsi="Times New Roman" w:cs="Times New Roman"/>
                <w:color w:val="000000"/>
                <w:sz w:val="20"/>
                <w:szCs w:val="20"/>
              </w:rPr>
              <w:t>M[</w:t>
            </w:r>
            <w:proofErr w:type="spellStart"/>
            <w:r w:rsidRPr="007A743D">
              <w:rPr>
                <w:rFonts w:ascii="Times New Roman" w:eastAsia="Times New Roman" w:hAnsi="Times New Roman" w:cs="Times New Roman"/>
                <w:color w:val="000000"/>
                <w:sz w:val="20"/>
                <w:szCs w:val="20"/>
              </w:rPr>
              <w:t>Sp</w:t>
            </w:r>
            <w:proofErr w:type="spellEnd"/>
            <w:r w:rsidRPr="007A743D">
              <w:rPr>
                <w:rFonts w:ascii="Times New Roman" w:eastAsia="Times New Roman" w:hAnsi="Times New Roman" w:cs="Times New Roman"/>
                <w:color w:val="000000"/>
                <w:sz w:val="20"/>
                <w:szCs w:val="20"/>
              </w:rPr>
              <w:t>]←PC; sp-2;PC ← {M[3],M[2]}; Flags preserved</w:t>
            </w:r>
          </w:p>
        </w:tc>
        <w:tc>
          <w:tcPr>
            <w:tcW w:w="50" w:type="dxa"/>
            <w:vAlign w:val="center"/>
            <w:hideMark/>
          </w:tcPr>
          <w:p w:rsidR="007A743D" w:rsidRPr="007A743D" w:rsidRDefault="007A743D" w:rsidP="007A743D">
            <w:pPr>
              <w:spacing w:after="0" w:line="240" w:lineRule="auto"/>
              <w:rPr>
                <w:rFonts w:ascii="Times New Roman" w:eastAsia="Times New Roman" w:hAnsi="Times New Roman" w:cs="Times New Roman"/>
                <w:sz w:val="20"/>
                <w:szCs w:val="20"/>
              </w:rPr>
            </w:pPr>
          </w:p>
        </w:tc>
      </w:tr>
    </w:tbl>
    <w:p w:rsidR="007A743D" w:rsidRDefault="007A743D" w:rsidP="005C24A5">
      <w:pPr>
        <w:spacing w:line="360" w:lineRule="auto"/>
        <w:rPr>
          <w:rFonts w:asciiTheme="majorBidi" w:hAnsiTheme="majorBidi" w:cstheme="majorBidi"/>
          <w:sz w:val="28"/>
          <w:szCs w:val="28"/>
        </w:rPr>
      </w:pPr>
    </w:p>
    <w:p w:rsidR="007A743D" w:rsidRDefault="007A743D" w:rsidP="00226D92">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226D92" w:rsidRDefault="00226D92" w:rsidP="00226D92">
      <w:pPr>
        <w:spacing w:after="160" w:line="259" w:lineRule="auto"/>
        <w:rPr>
          <w:rFonts w:asciiTheme="majorBidi" w:hAnsiTheme="majorBidi" w:cstheme="majorBidi"/>
          <w:sz w:val="28"/>
          <w:szCs w:val="28"/>
        </w:rPr>
      </w:pPr>
    </w:p>
    <w:p w:rsidR="00226D92" w:rsidRPr="00226D92" w:rsidRDefault="00226D92" w:rsidP="00226D92">
      <w:pPr>
        <w:spacing w:after="160" w:line="259" w:lineRule="auto"/>
        <w:rPr>
          <w:rFonts w:asciiTheme="majorBidi" w:hAnsiTheme="majorBidi" w:cstheme="majorBidi"/>
          <w:sz w:val="28"/>
          <w:szCs w:val="28"/>
        </w:rPr>
      </w:pPr>
    </w:p>
    <w:p w:rsidR="007A743D" w:rsidRDefault="007A743D" w:rsidP="007A743D">
      <w:pPr>
        <w:pStyle w:val="Heading1"/>
        <w:spacing w:line="360" w:lineRule="auto"/>
        <w:jc w:val="center"/>
        <w:rPr>
          <w:rFonts w:asciiTheme="majorBidi" w:hAnsiTheme="majorBidi"/>
          <w:b/>
          <w:bCs/>
          <w:color w:val="auto"/>
          <w:sz w:val="44"/>
          <w:szCs w:val="44"/>
        </w:rPr>
      </w:pPr>
      <w:bookmarkStart w:id="7" w:name="_Toc41357491"/>
      <w:r>
        <w:rPr>
          <w:rFonts w:asciiTheme="majorBidi" w:hAnsiTheme="majorBidi"/>
          <w:b/>
          <w:bCs/>
          <w:color w:val="auto"/>
          <w:sz w:val="44"/>
          <w:szCs w:val="44"/>
        </w:rPr>
        <w:t>Design</w:t>
      </w:r>
      <w:bookmarkEnd w:id="7"/>
    </w:p>
    <w:p w:rsidR="00226D92" w:rsidRPr="00226D92" w:rsidRDefault="00041BAF" w:rsidP="00226D92">
      <w:pPr>
        <w:pStyle w:val="Heading2"/>
        <w:rPr>
          <w:rFonts w:asciiTheme="majorBidi" w:hAnsiTheme="majorBidi"/>
          <w:b/>
          <w:bCs/>
          <w:color w:val="000000" w:themeColor="text1"/>
          <w:sz w:val="28"/>
          <w:szCs w:val="28"/>
        </w:rPr>
      </w:pPr>
      <w:bookmarkStart w:id="8" w:name="_Toc41357492"/>
      <w:r w:rsidRPr="00226D92">
        <w:rPr>
          <w:rFonts w:asciiTheme="majorBidi" w:hAnsiTheme="majorBidi"/>
          <w:b/>
          <w:bCs/>
          <w:color w:val="000000" w:themeColor="text1"/>
          <w:sz w:val="28"/>
          <w:szCs w:val="28"/>
        </w:rPr>
        <w:t>Full Design</w:t>
      </w:r>
      <w:bookmarkEnd w:id="8"/>
    </w:p>
    <w:p w:rsidR="00041BAF" w:rsidRPr="00511891" w:rsidRDefault="00511891" w:rsidP="00226D92">
      <w:pPr>
        <w:rPr>
          <w:rFonts w:asciiTheme="majorBidi" w:hAnsiTheme="majorBidi"/>
          <w:color w:val="000000" w:themeColor="text1"/>
          <w:sz w:val="28"/>
          <w:szCs w:val="28"/>
        </w:rPr>
      </w:pPr>
      <w:r w:rsidRPr="00511891">
        <w:rPr>
          <w:noProof/>
        </w:rPr>
        <w:drawing>
          <wp:inline distT="0" distB="0" distL="0" distR="0" wp14:anchorId="02CA31F0" wp14:editId="21EA7EA0">
            <wp:extent cx="6964680" cy="6614160"/>
            <wp:effectExtent l="0" t="0" r="7620" b="0"/>
            <wp:docPr id="9" name="Picture 9" descr="F:\Downloads\DesignRem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ownloads\DesignRemad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8444" cy="6627231"/>
                    </a:xfrm>
                    <a:prstGeom prst="rect">
                      <a:avLst/>
                    </a:prstGeom>
                    <a:noFill/>
                    <a:ln>
                      <a:noFill/>
                    </a:ln>
                  </pic:spPr>
                </pic:pic>
              </a:graphicData>
            </a:graphic>
          </wp:inline>
        </w:drawing>
      </w:r>
    </w:p>
    <w:p w:rsidR="007A743D" w:rsidRDefault="007A743D" w:rsidP="00041BAF">
      <w:pPr>
        <w:pStyle w:val="Heading2"/>
      </w:pPr>
    </w:p>
    <w:p w:rsidR="00041BAF" w:rsidRDefault="00041BAF" w:rsidP="00D56F9E">
      <w:pPr>
        <w:jc w:val="center"/>
      </w:pPr>
    </w:p>
    <w:p w:rsidR="00511891" w:rsidRDefault="00511891" w:rsidP="00D56F9E">
      <w:pPr>
        <w:pStyle w:val="Heading2"/>
        <w:jc w:val="center"/>
        <w:rPr>
          <w:b/>
          <w:bCs/>
          <w:color w:val="000000" w:themeColor="text1"/>
          <w:sz w:val="28"/>
          <w:szCs w:val="28"/>
        </w:rPr>
      </w:pPr>
    </w:p>
    <w:p w:rsidR="00511891" w:rsidRDefault="00511891" w:rsidP="00D56F9E">
      <w:pPr>
        <w:pStyle w:val="Heading2"/>
        <w:jc w:val="center"/>
        <w:rPr>
          <w:b/>
          <w:bCs/>
          <w:color w:val="000000" w:themeColor="text1"/>
          <w:sz w:val="28"/>
          <w:szCs w:val="28"/>
        </w:rPr>
      </w:pPr>
    </w:p>
    <w:p w:rsidR="00226D92" w:rsidRPr="00226D92" w:rsidRDefault="00226D92" w:rsidP="00226D92"/>
    <w:p w:rsidR="00D56F9E" w:rsidRPr="00226D92" w:rsidRDefault="00041BAF" w:rsidP="00226D92">
      <w:pPr>
        <w:pStyle w:val="Heading2"/>
        <w:rPr>
          <w:rFonts w:asciiTheme="majorBidi" w:hAnsiTheme="majorBidi"/>
          <w:b/>
          <w:bCs/>
          <w:color w:val="000000" w:themeColor="text1"/>
          <w:sz w:val="28"/>
          <w:szCs w:val="28"/>
        </w:rPr>
      </w:pPr>
      <w:bookmarkStart w:id="9" w:name="_Toc41357493"/>
      <w:r w:rsidRPr="00226D92">
        <w:rPr>
          <w:rFonts w:asciiTheme="majorBidi" w:hAnsiTheme="majorBidi"/>
          <w:b/>
          <w:bCs/>
          <w:color w:val="000000" w:themeColor="text1"/>
          <w:sz w:val="28"/>
          <w:szCs w:val="28"/>
        </w:rPr>
        <w:t xml:space="preserve">Fetching </w:t>
      </w:r>
      <w:r w:rsidR="00D56F9E" w:rsidRPr="00226D92">
        <w:rPr>
          <w:rFonts w:asciiTheme="majorBidi" w:hAnsiTheme="majorBidi"/>
          <w:b/>
          <w:bCs/>
          <w:color w:val="000000" w:themeColor="text1"/>
          <w:sz w:val="28"/>
          <w:szCs w:val="28"/>
        </w:rPr>
        <w:t>Stage</w:t>
      </w:r>
      <w:bookmarkEnd w:id="9"/>
    </w:p>
    <w:p w:rsidR="00041BAF" w:rsidRDefault="00041BAF" w:rsidP="00226D92">
      <w:pPr>
        <w:ind w:left="-360"/>
        <w:rPr>
          <w:rFonts w:asciiTheme="majorBidi" w:hAnsiTheme="majorBidi" w:cstheme="majorBidi"/>
          <w:sz w:val="28"/>
          <w:szCs w:val="28"/>
        </w:rPr>
      </w:pPr>
      <w:r w:rsidRPr="00041BAF">
        <w:rPr>
          <w:rFonts w:asciiTheme="majorBidi" w:hAnsiTheme="majorBidi" w:cstheme="majorBidi"/>
          <w:noProof/>
          <w:sz w:val="28"/>
          <w:szCs w:val="28"/>
        </w:rPr>
        <w:drawing>
          <wp:inline distT="0" distB="0" distL="0" distR="0">
            <wp:extent cx="7095067" cy="5274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98488" cy="5277488"/>
                    </a:xfrm>
                    <a:prstGeom prst="rect">
                      <a:avLst/>
                    </a:prstGeom>
                    <a:noFill/>
                    <a:ln>
                      <a:noFill/>
                    </a:ln>
                  </pic:spPr>
                </pic:pic>
              </a:graphicData>
            </a:graphic>
          </wp:inline>
        </w:drawing>
      </w:r>
    </w:p>
    <w:p w:rsidR="00041BAF" w:rsidRDefault="00041BAF" w:rsidP="00041BAF">
      <w:pPr>
        <w:ind w:left="-720"/>
        <w:rPr>
          <w:rFonts w:asciiTheme="majorBidi" w:hAnsiTheme="majorBidi" w:cstheme="majorBidi"/>
          <w:sz w:val="28"/>
          <w:szCs w:val="28"/>
        </w:rPr>
      </w:pPr>
    </w:p>
    <w:p w:rsidR="00041BAF" w:rsidRDefault="00041BAF" w:rsidP="003F6174">
      <w:pPr>
        <w:spacing w:line="360" w:lineRule="auto"/>
        <w:rPr>
          <w:rFonts w:asciiTheme="majorBidi" w:hAnsiTheme="majorBidi" w:cstheme="majorBidi"/>
          <w:sz w:val="28"/>
          <w:szCs w:val="28"/>
        </w:rPr>
      </w:pPr>
      <w:r>
        <w:rPr>
          <w:rFonts w:asciiTheme="majorBidi" w:hAnsiTheme="majorBidi" w:cstheme="majorBidi"/>
          <w:sz w:val="28"/>
          <w:szCs w:val="28"/>
        </w:rPr>
        <w:t>The above picture is in depth detailed design of the fetching unit implemented in the processor.</w:t>
      </w:r>
    </w:p>
    <w:p w:rsidR="00B4490A" w:rsidRDefault="00041BAF" w:rsidP="003F6174">
      <w:pPr>
        <w:pStyle w:val="ListParagraph"/>
        <w:numPr>
          <w:ilvl w:val="0"/>
          <w:numId w:val="3"/>
        </w:numPr>
        <w:spacing w:line="360" w:lineRule="auto"/>
        <w:rPr>
          <w:rFonts w:asciiTheme="majorBidi" w:hAnsiTheme="majorBidi" w:cstheme="majorBidi"/>
          <w:sz w:val="28"/>
          <w:szCs w:val="28"/>
        </w:rPr>
      </w:pPr>
      <w:r w:rsidRPr="003F6174">
        <w:rPr>
          <w:rFonts w:asciiTheme="majorBidi" w:hAnsiTheme="majorBidi" w:cstheme="majorBidi"/>
          <w:b/>
          <w:bCs/>
          <w:sz w:val="28"/>
          <w:szCs w:val="28"/>
        </w:rPr>
        <w:t>Program Counter</w:t>
      </w:r>
      <w:r>
        <w:rPr>
          <w:rFonts w:asciiTheme="majorBidi" w:hAnsiTheme="majorBidi" w:cstheme="majorBidi"/>
          <w:sz w:val="28"/>
          <w:szCs w:val="28"/>
        </w:rPr>
        <w:t>: a register that hold the current address of the next instruction to be fetched</w:t>
      </w:r>
      <w:r w:rsidR="003F6174">
        <w:rPr>
          <w:rFonts w:asciiTheme="majorBidi" w:hAnsiTheme="majorBidi" w:cstheme="majorBidi"/>
          <w:sz w:val="28"/>
          <w:szCs w:val="28"/>
        </w:rPr>
        <w:t xml:space="preserve">, </w:t>
      </w:r>
      <w:r w:rsidR="003F6174" w:rsidRPr="003F6174">
        <w:rPr>
          <w:rFonts w:asciiTheme="majorBidi" w:hAnsiTheme="majorBidi" w:cstheme="majorBidi"/>
          <w:color w:val="FF0000"/>
          <w:sz w:val="28"/>
          <w:szCs w:val="28"/>
        </w:rPr>
        <w:t xml:space="preserve">“Mux C” </w:t>
      </w:r>
      <w:r w:rsidR="003F6174">
        <w:rPr>
          <w:rFonts w:asciiTheme="majorBidi" w:hAnsiTheme="majorBidi" w:cstheme="majorBidi"/>
          <w:sz w:val="28"/>
          <w:szCs w:val="28"/>
        </w:rPr>
        <w:t>is the Input that this unit is supposed to store</w:t>
      </w:r>
      <w:r w:rsidR="00FE0E19">
        <w:rPr>
          <w:rFonts w:asciiTheme="majorBidi" w:hAnsiTheme="majorBidi" w:cstheme="majorBidi"/>
          <w:sz w:val="28"/>
          <w:szCs w:val="28"/>
        </w:rPr>
        <w:t>,</w:t>
      </w:r>
      <w:r w:rsidR="003F6174">
        <w:rPr>
          <w:rFonts w:asciiTheme="majorBidi" w:hAnsiTheme="majorBidi" w:cstheme="majorBidi"/>
          <w:sz w:val="28"/>
          <w:szCs w:val="28"/>
        </w:rPr>
        <w:t xml:space="preserve"> and it</w:t>
      </w:r>
      <w:r w:rsidR="00FE0E19">
        <w:rPr>
          <w:rFonts w:asciiTheme="majorBidi" w:hAnsiTheme="majorBidi" w:cstheme="majorBidi"/>
          <w:sz w:val="28"/>
          <w:szCs w:val="28"/>
        </w:rPr>
        <w:t xml:space="preserve"> is</w:t>
      </w:r>
      <w:r w:rsidR="003F6174">
        <w:rPr>
          <w:rFonts w:asciiTheme="majorBidi" w:hAnsiTheme="majorBidi" w:cstheme="majorBidi"/>
          <w:sz w:val="28"/>
          <w:szCs w:val="28"/>
        </w:rPr>
        <w:t xml:space="preserve"> directly fetch</w:t>
      </w:r>
      <w:r w:rsidR="00FE0E19">
        <w:rPr>
          <w:rFonts w:asciiTheme="majorBidi" w:hAnsiTheme="majorBidi" w:cstheme="majorBidi"/>
          <w:sz w:val="28"/>
          <w:szCs w:val="28"/>
        </w:rPr>
        <w:t>ed</w:t>
      </w:r>
      <w:r w:rsidR="003F6174">
        <w:rPr>
          <w:rFonts w:asciiTheme="majorBidi" w:hAnsiTheme="majorBidi" w:cstheme="majorBidi"/>
          <w:sz w:val="28"/>
          <w:szCs w:val="28"/>
        </w:rPr>
        <w:t xml:space="preserve"> out to the out wire</w:t>
      </w:r>
      <w:r>
        <w:rPr>
          <w:rFonts w:asciiTheme="majorBidi" w:hAnsiTheme="majorBidi" w:cstheme="majorBidi"/>
          <w:sz w:val="28"/>
          <w:szCs w:val="28"/>
        </w:rPr>
        <w:t>.</w:t>
      </w:r>
    </w:p>
    <w:p w:rsidR="00226D92" w:rsidRDefault="00226D92" w:rsidP="00226D92">
      <w:pPr>
        <w:spacing w:line="360" w:lineRule="auto"/>
        <w:rPr>
          <w:rFonts w:asciiTheme="majorBidi" w:hAnsiTheme="majorBidi" w:cstheme="majorBidi"/>
          <w:sz w:val="28"/>
          <w:szCs w:val="28"/>
        </w:rPr>
      </w:pPr>
    </w:p>
    <w:p w:rsidR="00226D92" w:rsidRPr="00226D92" w:rsidRDefault="00226D92" w:rsidP="00226D92">
      <w:pPr>
        <w:spacing w:line="360" w:lineRule="auto"/>
        <w:rPr>
          <w:rFonts w:asciiTheme="majorBidi" w:hAnsiTheme="majorBidi" w:cstheme="majorBidi"/>
          <w:sz w:val="28"/>
          <w:szCs w:val="28"/>
        </w:rPr>
      </w:pPr>
    </w:p>
    <w:p w:rsidR="00B4490A" w:rsidRDefault="00B4490A" w:rsidP="003F6174">
      <w:pPr>
        <w:pStyle w:val="ListParagraph"/>
        <w:numPr>
          <w:ilvl w:val="0"/>
          <w:numId w:val="3"/>
        </w:numPr>
        <w:spacing w:line="360" w:lineRule="auto"/>
        <w:rPr>
          <w:rFonts w:asciiTheme="majorBidi" w:hAnsiTheme="majorBidi" w:cstheme="majorBidi"/>
          <w:sz w:val="28"/>
          <w:szCs w:val="28"/>
        </w:rPr>
      </w:pPr>
      <w:r w:rsidRPr="003F6174">
        <w:rPr>
          <w:rFonts w:asciiTheme="majorBidi" w:hAnsiTheme="majorBidi" w:cstheme="majorBidi"/>
          <w:b/>
          <w:bCs/>
          <w:sz w:val="28"/>
          <w:szCs w:val="28"/>
        </w:rPr>
        <w:t>Adder A</w:t>
      </w:r>
      <w:r>
        <w:rPr>
          <w:rFonts w:asciiTheme="majorBidi" w:hAnsiTheme="majorBidi" w:cstheme="majorBidi"/>
          <w:sz w:val="28"/>
          <w:szCs w:val="28"/>
        </w:rPr>
        <w:t xml:space="preserve">: adder that is directly after the PC that takes the </w:t>
      </w:r>
      <w:r w:rsidRPr="00B4490A">
        <w:rPr>
          <w:rFonts w:asciiTheme="majorBidi" w:hAnsiTheme="majorBidi" w:cstheme="majorBidi"/>
          <w:color w:val="FF0000"/>
          <w:sz w:val="28"/>
          <w:szCs w:val="28"/>
        </w:rPr>
        <w:t xml:space="preserve">current PC value </w:t>
      </w:r>
      <w:r>
        <w:rPr>
          <w:rFonts w:asciiTheme="majorBidi" w:hAnsiTheme="majorBidi" w:cstheme="majorBidi"/>
          <w:sz w:val="28"/>
          <w:szCs w:val="28"/>
        </w:rPr>
        <w:t>and adds 1 to it to get the next value.</w:t>
      </w:r>
    </w:p>
    <w:p w:rsidR="003F6174" w:rsidRPr="003F6174" w:rsidRDefault="003F6174" w:rsidP="003F6174">
      <w:pPr>
        <w:spacing w:line="360" w:lineRule="auto"/>
        <w:rPr>
          <w:rFonts w:asciiTheme="majorBidi" w:hAnsiTheme="majorBidi" w:cstheme="majorBidi"/>
          <w:sz w:val="28"/>
          <w:szCs w:val="28"/>
        </w:rPr>
      </w:pPr>
    </w:p>
    <w:p w:rsidR="00B4490A" w:rsidRDefault="00B4490A" w:rsidP="003F6174">
      <w:pPr>
        <w:pStyle w:val="ListParagraph"/>
        <w:numPr>
          <w:ilvl w:val="0"/>
          <w:numId w:val="3"/>
        </w:numPr>
        <w:spacing w:line="360" w:lineRule="auto"/>
        <w:rPr>
          <w:rFonts w:asciiTheme="majorBidi" w:hAnsiTheme="majorBidi" w:cstheme="majorBidi"/>
          <w:sz w:val="28"/>
          <w:szCs w:val="28"/>
        </w:rPr>
      </w:pPr>
      <w:bookmarkStart w:id="10" w:name="_Toc41357494"/>
      <w:r w:rsidRPr="00226D92">
        <w:rPr>
          <w:rStyle w:val="Heading3Char"/>
          <w:rFonts w:asciiTheme="majorBidi" w:hAnsiTheme="majorBidi"/>
          <w:b/>
          <w:bCs/>
          <w:color w:val="000000" w:themeColor="text1"/>
          <w:sz w:val="28"/>
          <w:szCs w:val="28"/>
        </w:rPr>
        <w:t>Adder B</w:t>
      </w:r>
      <w:bookmarkEnd w:id="10"/>
      <w:r>
        <w:rPr>
          <w:rFonts w:asciiTheme="majorBidi" w:hAnsiTheme="majorBidi" w:cstheme="majorBidi"/>
          <w:sz w:val="28"/>
          <w:szCs w:val="28"/>
        </w:rPr>
        <w:t xml:space="preserve">: adder that adds another 1 to the PC+1 that results from </w:t>
      </w:r>
      <w:r w:rsidRPr="00B4490A">
        <w:rPr>
          <w:rFonts w:asciiTheme="majorBidi" w:hAnsiTheme="majorBidi" w:cstheme="majorBidi"/>
          <w:color w:val="FF0000"/>
          <w:sz w:val="28"/>
          <w:szCs w:val="28"/>
        </w:rPr>
        <w:t xml:space="preserve">“Adder A” </w:t>
      </w:r>
      <w:r>
        <w:rPr>
          <w:rFonts w:asciiTheme="majorBidi" w:hAnsiTheme="majorBidi" w:cstheme="majorBidi"/>
          <w:sz w:val="28"/>
          <w:szCs w:val="28"/>
        </w:rPr>
        <w:t>this is to handle the different instruction sizes since some instructions are 16 bit long and other instructions are 32 bit long.</w:t>
      </w:r>
    </w:p>
    <w:p w:rsidR="00B4490A" w:rsidRPr="00B4490A" w:rsidRDefault="00B4490A" w:rsidP="003F6174">
      <w:pPr>
        <w:pStyle w:val="ListParagraph"/>
        <w:numPr>
          <w:ilvl w:val="0"/>
          <w:numId w:val="3"/>
        </w:numPr>
        <w:spacing w:line="360" w:lineRule="auto"/>
        <w:rPr>
          <w:rFonts w:asciiTheme="majorBidi" w:hAnsiTheme="majorBidi" w:cstheme="majorBidi"/>
          <w:sz w:val="28"/>
          <w:szCs w:val="28"/>
        </w:rPr>
      </w:pPr>
      <w:bookmarkStart w:id="11" w:name="_Toc41357495"/>
      <w:r w:rsidRPr="00226D92">
        <w:rPr>
          <w:rStyle w:val="Heading3Char"/>
          <w:rFonts w:asciiTheme="majorBidi" w:hAnsiTheme="majorBidi"/>
          <w:b/>
          <w:bCs/>
          <w:color w:val="000000" w:themeColor="text1"/>
          <w:sz w:val="28"/>
          <w:szCs w:val="28"/>
        </w:rPr>
        <w:t>Mux A</w:t>
      </w:r>
      <w:bookmarkEnd w:id="11"/>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 xml:space="preserve">“Adder A”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 xml:space="preserve">“Adder B” </w:t>
      </w:r>
      <w:r>
        <w:rPr>
          <w:rFonts w:asciiTheme="majorBidi" w:hAnsiTheme="majorBidi" w:cstheme="majorBidi"/>
          <w:sz w:val="28"/>
          <w:szCs w:val="28"/>
        </w:rPr>
        <w:t xml:space="preserve">based on the selector which is </w:t>
      </w:r>
      <w:r w:rsidR="003F6174">
        <w:rPr>
          <w:rFonts w:asciiTheme="majorBidi" w:hAnsiTheme="majorBidi" w:cstheme="majorBidi"/>
          <w:sz w:val="28"/>
          <w:szCs w:val="28"/>
        </w:rPr>
        <w:t>“</w:t>
      </w:r>
      <w:proofErr w:type="gramStart"/>
      <w:r w:rsidR="003F6174" w:rsidRPr="00B4490A">
        <w:rPr>
          <w:rFonts w:asciiTheme="majorBidi" w:hAnsiTheme="majorBidi" w:cstheme="majorBidi"/>
          <w:color w:val="FF0000"/>
          <w:sz w:val="28"/>
          <w:szCs w:val="28"/>
        </w:rPr>
        <w:t>INST</w:t>
      </w:r>
      <w:r w:rsidR="003F6174">
        <w:rPr>
          <w:rFonts w:asciiTheme="majorBidi" w:hAnsiTheme="majorBidi" w:cstheme="majorBidi"/>
          <w:color w:val="FF0000"/>
          <w:sz w:val="28"/>
          <w:szCs w:val="28"/>
        </w:rPr>
        <w:t>RUCTION</w:t>
      </w:r>
      <w:r w:rsidR="003F6174" w:rsidRPr="00B4490A">
        <w:rPr>
          <w:rFonts w:asciiTheme="majorBidi" w:hAnsiTheme="majorBidi" w:cstheme="majorBidi"/>
          <w:color w:val="FF0000"/>
          <w:sz w:val="28"/>
          <w:szCs w:val="28"/>
        </w:rPr>
        <w:t>[</w:t>
      </w:r>
      <w:proofErr w:type="gramEnd"/>
      <w:r w:rsidRPr="00B4490A">
        <w:rPr>
          <w:rFonts w:asciiTheme="majorBidi" w:hAnsiTheme="majorBidi" w:cstheme="majorBidi"/>
          <w:color w:val="FF0000"/>
          <w:sz w:val="28"/>
          <w:szCs w:val="28"/>
        </w:rPr>
        <w:t>15]</w:t>
      </w:r>
      <w:r w:rsidR="003F6174">
        <w:rPr>
          <w:rFonts w:asciiTheme="majorBidi" w:hAnsiTheme="majorBidi" w:cstheme="majorBidi"/>
          <w:color w:val="FF0000"/>
          <w:sz w:val="28"/>
          <w:szCs w:val="28"/>
        </w:rPr>
        <w:t>”.</w:t>
      </w:r>
    </w:p>
    <w:p w:rsidR="00B4490A" w:rsidRDefault="00B4490A" w:rsidP="003F6174">
      <w:pPr>
        <w:pStyle w:val="ListParagraph"/>
        <w:numPr>
          <w:ilvl w:val="0"/>
          <w:numId w:val="3"/>
        </w:numPr>
        <w:spacing w:line="360" w:lineRule="auto"/>
        <w:rPr>
          <w:rFonts w:asciiTheme="majorBidi" w:hAnsiTheme="majorBidi" w:cstheme="majorBidi"/>
          <w:sz w:val="28"/>
          <w:szCs w:val="28"/>
        </w:rPr>
      </w:pPr>
      <w:bookmarkStart w:id="12" w:name="_Toc41357496"/>
      <w:r w:rsidRPr="00226D92">
        <w:rPr>
          <w:rStyle w:val="Heading3Char"/>
          <w:rFonts w:asciiTheme="majorBidi" w:hAnsiTheme="majorBidi"/>
          <w:b/>
          <w:bCs/>
          <w:color w:val="000000" w:themeColor="text1"/>
          <w:sz w:val="28"/>
          <w:szCs w:val="28"/>
        </w:rPr>
        <w:t>Mux B</w:t>
      </w:r>
      <w:bookmarkEnd w:id="12"/>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Mux A</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Jump Location</w:t>
      </w:r>
      <w:r w:rsidRPr="00B4490A">
        <w:rPr>
          <w:rFonts w:asciiTheme="majorBidi" w:hAnsiTheme="majorBidi" w:cstheme="majorBidi"/>
          <w:color w:val="FF0000"/>
          <w:sz w:val="28"/>
          <w:szCs w:val="28"/>
        </w:rPr>
        <w:t>”</w:t>
      </w:r>
      <w:r>
        <w:rPr>
          <w:rFonts w:asciiTheme="majorBidi" w:hAnsiTheme="majorBidi" w:cstheme="majorBidi"/>
          <w:color w:val="FF0000"/>
          <w:sz w:val="28"/>
          <w:szCs w:val="28"/>
        </w:rPr>
        <w:t xml:space="preserve"> </w:t>
      </w:r>
      <w:r>
        <w:rPr>
          <w:rFonts w:asciiTheme="majorBidi" w:hAnsiTheme="majorBidi" w:cstheme="majorBidi"/>
          <w:color w:val="000000" w:themeColor="text1"/>
          <w:sz w:val="28"/>
          <w:szCs w:val="28"/>
        </w:rPr>
        <w:t>coming from Execute stage</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based on the selector </w:t>
      </w:r>
      <w:r w:rsidR="003F6174" w:rsidRPr="003F6174">
        <w:rPr>
          <w:rFonts w:asciiTheme="majorBidi" w:hAnsiTheme="majorBidi" w:cstheme="majorBidi"/>
          <w:color w:val="FF0000"/>
          <w:sz w:val="28"/>
          <w:szCs w:val="28"/>
        </w:rPr>
        <w:t xml:space="preserve">“Jump Bit” </w:t>
      </w:r>
      <w:r w:rsidR="003F6174">
        <w:rPr>
          <w:rFonts w:asciiTheme="majorBidi" w:hAnsiTheme="majorBidi" w:cstheme="majorBidi"/>
          <w:sz w:val="28"/>
          <w:szCs w:val="28"/>
        </w:rPr>
        <w:t>which also comes from Execution stage in case of a JMP case or successful Branching.</w:t>
      </w:r>
    </w:p>
    <w:p w:rsidR="003F6174" w:rsidRDefault="003F6174" w:rsidP="003F6174">
      <w:pPr>
        <w:pStyle w:val="ListParagraph"/>
        <w:numPr>
          <w:ilvl w:val="0"/>
          <w:numId w:val="3"/>
        </w:numPr>
        <w:spacing w:line="360" w:lineRule="auto"/>
        <w:rPr>
          <w:rFonts w:asciiTheme="majorBidi" w:hAnsiTheme="majorBidi" w:cstheme="majorBidi"/>
          <w:sz w:val="28"/>
          <w:szCs w:val="28"/>
        </w:rPr>
      </w:pPr>
      <w:bookmarkStart w:id="13" w:name="_Toc41357497"/>
      <w:r w:rsidRPr="00226D92">
        <w:rPr>
          <w:rStyle w:val="Heading3Char"/>
          <w:rFonts w:asciiTheme="majorBidi" w:hAnsiTheme="majorBidi"/>
          <w:b/>
          <w:bCs/>
          <w:color w:val="000000" w:themeColor="text1"/>
          <w:sz w:val="28"/>
          <w:szCs w:val="28"/>
        </w:rPr>
        <w:t>Mux C</w:t>
      </w:r>
      <w:bookmarkEnd w:id="13"/>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Mux B</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Memory Location</w:t>
      </w:r>
      <w:r w:rsidRPr="00B4490A">
        <w:rPr>
          <w:rFonts w:asciiTheme="majorBidi" w:hAnsiTheme="majorBidi" w:cstheme="majorBidi"/>
          <w:color w:val="FF0000"/>
          <w:sz w:val="28"/>
          <w:szCs w:val="28"/>
        </w:rPr>
        <w:t>”</w:t>
      </w:r>
      <w:r>
        <w:rPr>
          <w:rFonts w:asciiTheme="majorBidi" w:hAnsiTheme="majorBidi" w:cstheme="majorBidi"/>
          <w:color w:val="FF0000"/>
          <w:sz w:val="28"/>
          <w:szCs w:val="28"/>
        </w:rPr>
        <w:t xml:space="preserve"> </w:t>
      </w:r>
      <w:r>
        <w:rPr>
          <w:rFonts w:asciiTheme="majorBidi" w:hAnsiTheme="majorBidi" w:cstheme="majorBidi"/>
          <w:color w:val="000000" w:themeColor="text1"/>
          <w:sz w:val="28"/>
          <w:szCs w:val="28"/>
        </w:rPr>
        <w:t xml:space="preserve">coming from </w:t>
      </w:r>
      <w:r>
        <w:rPr>
          <w:rFonts w:asciiTheme="majorBidi" w:hAnsiTheme="majorBidi" w:cstheme="majorBidi"/>
          <w:sz w:val="28"/>
          <w:szCs w:val="28"/>
        </w:rPr>
        <w:t xml:space="preserve">Write Back </w:t>
      </w:r>
      <w:r>
        <w:rPr>
          <w:rFonts w:asciiTheme="majorBidi" w:hAnsiTheme="majorBidi" w:cstheme="majorBidi"/>
          <w:color w:val="000000" w:themeColor="text1"/>
          <w:sz w:val="28"/>
          <w:szCs w:val="28"/>
        </w:rPr>
        <w:t>stage</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based on the selector </w:t>
      </w:r>
      <w:r w:rsidRPr="003F6174">
        <w:rPr>
          <w:rFonts w:asciiTheme="majorBidi" w:hAnsiTheme="majorBidi" w:cstheme="majorBidi"/>
          <w:color w:val="FF0000"/>
          <w:sz w:val="28"/>
          <w:szCs w:val="28"/>
        </w:rPr>
        <w:t>“</w:t>
      </w:r>
      <w:r>
        <w:rPr>
          <w:rFonts w:asciiTheme="majorBidi" w:hAnsiTheme="majorBidi" w:cstheme="majorBidi"/>
          <w:color w:val="FF0000"/>
          <w:sz w:val="28"/>
          <w:szCs w:val="28"/>
        </w:rPr>
        <w:t>Memory</w:t>
      </w:r>
      <w:r w:rsidRPr="003F6174">
        <w:rPr>
          <w:rFonts w:asciiTheme="majorBidi" w:hAnsiTheme="majorBidi" w:cstheme="majorBidi"/>
          <w:color w:val="FF0000"/>
          <w:sz w:val="28"/>
          <w:szCs w:val="28"/>
        </w:rPr>
        <w:t xml:space="preserve"> Bit” </w:t>
      </w:r>
      <w:r>
        <w:rPr>
          <w:rFonts w:asciiTheme="majorBidi" w:hAnsiTheme="majorBidi" w:cstheme="majorBidi"/>
          <w:sz w:val="28"/>
          <w:szCs w:val="28"/>
        </w:rPr>
        <w:t>which also comes from Write Back stage in case of a JMP case or successful Branching.</w:t>
      </w:r>
    </w:p>
    <w:p w:rsidR="003F6174" w:rsidRDefault="003F6174" w:rsidP="003F6174">
      <w:pPr>
        <w:pStyle w:val="ListParagraph"/>
        <w:numPr>
          <w:ilvl w:val="0"/>
          <w:numId w:val="3"/>
        </w:numPr>
        <w:spacing w:line="360" w:lineRule="auto"/>
        <w:rPr>
          <w:rFonts w:asciiTheme="majorBidi" w:hAnsiTheme="majorBidi" w:cstheme="majorBidi"/>
          <w:sz w:val="28"/>
          <w:szCs w:val="28"/>
        </w:rPr>
      </w:pPr>
      <w:bookmarkStart w:id="14" w:name="_Toc41357498"/>
      <w:r w:rsidRPr="00226D92">
        <w:rPr>
          <w:rStyle w:val="Heading3Char"/>
          <w:rFonts w:asciiTheme="majorBidi" w:hAnsiTheme="majorBidi"/>
          <w:b/>
          <w:bCs/>
          <w:color w:val="000000" w:themeColor="text1"/>
          <w:sz w:val="28"/>
          <w:szCs w:val="28"/>
        </w:rPr>
        <w:t>INT UNIT</w:t>
      </w:r>
      <w:bookmarkEnd w:id="14"/>
      <w:r w:rsidRPr="00764C10">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a unit that takes control of the fetching unit when </w:t>
      </w:r>
      <w:r w:rsidRPr="003F6174">
        <w:rPr>
          <w:rFonts w:asciiTheme="majorBidi" w:hAnsiTheme="majorBidi" w:cstheme="majorBidi"/>
          <w:color w:val="FF0000"/>
          <w:sz w:val="28"/>
          <w:szCs w:val="28"/>
        </w:rPr>
        <w:t>“INT Signal</w:t>
      </w:r>
      <w:r>
        <w:rPr>
          <w:rFonts w:asciiTheme="majorBidi" w:hAnsiTheme="majorBidi" w:cstheme="majorBidi"/>
          <w:color w:val="FF0000"/>
          <w:sz w:val="28"/>
          <w:szCs w:val="28"/>
        </w:rPr>
        <w:t>”</w:t>
      </w:r>
      <w:r w:rsidRPr="003F6174">
        <w:rPr>
          <w:rFonts w:asciiTheme="majorBidi" w:hAnsiTheme="majorBidi" w:cstheme="majorBidi"/>
          <w:color w:val="FF0000"/>
          <w:sz w:val="28"/>
          <w:szCs w:val="28"/>
        </w:rPr>
        <w:t xml:space="preserve"> </w:t>
      </w:r>
      <w:r>
        <w:rPr>
          <w:rFonts w:asciiTheme="majorBidi" w:hAnsiTheme="majorBidi" w:cstheme="majorBidi"/>
          <w:sz w:val="28"/>
          <w:szCs w:val="28"/>
        </w:rPr>
        <w:t>is received and initiate a set of instructions that is related to the INT procedure, when done the control is gone back the normal PC and Instruction Memory.</w:t>
      </w:r>
    </w:p>
    <w:p w:rsidR="003F6174" w:rsidRDefault="003F6174" w:rsidP="003F6174">
      <w:pPr>
        <w:pStyle w:val="ListParagraph"/>
        <w:numPr>
          <w:ilvl w:val="0"/>
          <w:numId w:val="3"/>
        </w:numPr>
        <w:spacing w:line="360" w:lineRule="auto"/>
        <w:rPr>
          <w:rFonts w:asciiTheme="majorBidi" w:hAnsiTheme="majorBidi" w:cstheme="majorBidi"/>
          <w:sz w:val="28"/>
          <w:szCs w:val="28"/>
        </w:rPr>
      </w:pPr>
      <w:bookmarkStart w:id="15" w:name="_Toc41357499"/>
      <w:r w:rsidRPr="00226D92">
        <w:rPr>
          <w:rStyle w:val="Heading3Char"/>
          <w:rFonts w:asciiTheme="majorBidi" w:hAnsiTheme="majorBidi"/>
          <w:b/>
          <w:bCs/>
          <w:color w:val="000000" w:themeColor="text1"/>
          <w:sz w:val="28"/>
          <w:szCs w:val="28"/>
        </w:rPr>
        <w:t>Instruction Memory:</w:t>
      </w:r>
      <w:bookmarkEnd w:id="15"/>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a 16 bit width memory that holds the instruction for the whole program that will be executed, it has 2048 memory location with the </w:t>
      </w:r>
      <w:r w:rsidRPr="003F6174">
        <w:rPr>
          <w:rFonts w:asciiTheme="majorBidi" w:hAnsiTheme="majorBidi" w:cstheme="majorBidi"/>
          <w:color w:val="FF0000"/>
          <w:sz w:val="28"/>
          <w:szCs w:val="28"/>
        </w:rPr>
        <w:t>“Program Counter</w:t>
      </w:r>
      <w:r>
        <w:rPr>
          <w:rFonts w:asciiTheme="majorBidi" w:hAnsiTheme="majorBidi" w:cstheme="majorBidi"/>
          <w:color w:val="FF0000"/>
          <w:sz w:val="28"/>
          <w:szCs w:val="28"/>
        </w:rPr>
        <w:t>”</w:t>
      </w:r>
      <w:r w:rsidRPr="003F6174">
        <w:rPr>
          <w:rFonts w:asciiTheme="majorBidi" w:hAnsiTheme="majorBidi" w:cstheme="majorBidi"/>
          <w:sz w:val="28"/>
          <w:szCs w:val="28"/>
        </w:rPr>
        <w:t xml:space="preserve"> value as an input</w:t>
      </w:r>
      <w:r w:rsidR="00FE0E19">
        <w:rPr>
          <w:rFonts w:asciiTheme="majorBidi" w:hAnsiTheme="majorBidi" w:cstheme="majorBidi"/>
          <w:sz w:val="28"/>
          <w:szCs w:val="28"/>
        </w:rPr>
        <w:t xml:space="preserve"> to select which instruction to fetch</w:t>
      </w:r>
      <w:r>
        <w:rPr>
          <w:rFonts w:asciiTheme="majorBidi" w:hAnsiTheme="majorBidi" w:cstheme="majorBidi"/>
          <w:sz w:val="28"/>
          <w:szCs w:val="28"/>
        </w:rPr>
        <w:t>.</w:t>
      </w:r>
    </w:p>
    <w:p w:rsidR="00FE0E19" w:rsidRPr="00FE0E19" w:rsidRDefault="00FE0E19" w:rsidP="00FE0E19">
      <w:pPr>
        <w:pStyle w:val="ListParagraph"/>
        <w:numPr>
          <w:ilvl w:val="0"/>
          <w:numId w:val="3"/>
        </w:numPr>
        <w:spacing w:line="360" w:lineRule="auto"/>
        <w:rPr>
          <w:rFonts w:asciiTheme="majorBidi" w:hAnsiTheme="majorBidi" w:cstheme="majorBidi"/>
          <w:sz w:val="28"/>
          <w:szCs w:val="28"/>
        </w:rPr>
      </w:pPr>
      <w:bookmarkStart w:id="16" w:name="_Toc41357500"/>
      <w:r w:rsidRPr="00226D92">
        <w:rPr>
          <w:rStyle w:val="Heading3Char"/>
          <w:rFonts w:asciiTheme="majorBidi" w:hAnsiTheme="majorBidi"/>
          <w:b/>
          <w:bCs/>
          <w:color w:val="000000" w:themeColor="text1"/>
          <w:sz w:val="28"/>
          <w:szCs w:val="28"/>
        </w:rPr>
        <w:t>Mux D:</w:t>
      </w:r>
      <w:bookmarkEnd w:id="16"/>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Memory Instruction</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INT Instruction</w:t>
      </w:r>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based on the selector which is </w:t>
      </w:r>
      <w:r w:rsidRPr="00FE0E19">
        <w:rPr>
          <w:rFonts w:asciiTheme="majorBidi" w:hAnsiTheme="majorBidi" w:cstheme="majorBidi"/>
          <w:color w:val="FF0000"/>
          <w:sz w:val="28"/>
          <w:szCs w:val="28"/>
        </w:rPr>
        <w:t>“</w:t>
      </w:r>
      <w:r>
        <w:rPr>
          <w:rFonts w:asciiTheme="majorBidi" w:hAnsiTheme="majorBidi" w:cstheme="majorBidi"/>
          <w:color w:val="FF0000"/>
          <w:sz w:val="28"/>
          <w:szCs w:val="28"/>
        </w:rPr>
        <w:t xml:space="preserve">INT Controller” </w:t>
      </w:r>
      <w:r w:rsidRPr="00FE0E19">
        <w:rPr>
          <w:rFonts w:asciiTheme="majorBidi" w:hAnsiTheme="majorBidi" w:cstheme="majorBidi"/>
          <w:color w:val="000000" w:themeColor="text1"/>
          <w:sz w:val="28"/>
          <w:szCs w:val="28"/>
        </w:rPr>
        <w:t xml:space="preserve">which come from </w:t>
      </w:r>
      <w:r>
        <w:rPr>
          <w:rFonts w:asciiTheme="majorBidi" w:hAnsiTheme="majorBidi" w:cstheme="majorBidi"/>
          <w:color w:val="FF0000"/>
          <w:sz w:val="28"/>
          <w:szCs w:val="28"/>
        </w:rPr>
        <w:t>“INT UNIT”</w:t>
      </w:r>
    </w:p>
    <w:p w:rsidR="00FE0E19" w:rsidRPr="00D56F9E" w:rsidRDefault="00FE0E19" w:rsidP="00FE0E19">
      <w:pPr>
        <w:pStyle w:val="ListParagraph"/>
        <w:numPr>
          <w:ilvl w:val="0"/>
          <w:numId w:val="3"/>
        </w:numPr>
        <w:spacing w:line="360" w:lineRule="auto"/>
        <w:rPr>
          <w:rFonts w:asciiTheme="majorBidi" w:hAnsiTheme="majorBidi" w:cstheme="majorBidi"/>
          <w:sz w:val="28"/>
          <w:szCs w:val="28"/>
        </w:rPr>
      </w:pPr>
      <w:bookmarkStart w:id="17" w:name="_Toc41357501"/>
      <w:r w:rsidRPr="00226D92">
        <w:rPr>
          <w:rStyle w:val="Heading3Char"/>
          <w:rFonts w:asciiTheme="majorBidi" w:hAnsiTheme="majorBidi"/>
          <w:b/>
          <w:bCs/>
          <w:color w:val="000000" w:themeColor="text1"/>
          <w:sz w:val="28"/>
          <w:szCs w:val="28"/>
        </w:rPr>
        <w:t>IF/ID Buffer:</w:t>
      </w:r>
      <w:bookmarkEnd w:id="17"/>
      <w:r w:rsidRPr="00226D92">
        <w:rPr>
          <w:rFonts w:asciiTheme="majorBidi" w:hAnsiTheme="majorBidi" w:cstheme="majorBidi"/>
          <w:b/>
          <w:bCs/>
          <w:color w:val="000000" w:themeColor="text1"/>
          <w:sz w:val="32"/>
          <w:szCs w:val="32"/>
        </w:rPr>
        <w:t xml:space="preserve"> </w:t>
      </w:r>
      <w:r>
        <w:rPr>
          <w:rFonts w:asciiTheme="majorBidi" w:hAnsiTheme="majorBidi" w:cstheme="majorBidi"/>
          <w:sz w:val="28"/>
          <w:szCs w:val="28"/>
        </w:rPr>
        <w:t xml:space="preserve">this a bank of registers that is used to hold the values of the </w:t>
      </w:r>
      <w:r w:rsidRPr="00FE0E19">
        <w:rPr>
          <w:rFonts w:asciiTheme="majorBidi" w:hAnsiTheme="majorBidi" w:cstheme="majorBidi"/>
          <w:color w:val="FF0000"/>
          <w:sz w:val="28"/>
          <w:szCs w:val="28"/>
        </w:rPr>
        <w:t xml:space="preserve">“Fetched Instruction” </w:t>
      </w:r>
      <w:r>
        <w:rPr>
          <w:rFonts w:asciiTheme="majorBidi" w:hAnsiTheme="majorBidi" w:cstheme="majorBidi"/>
          <w:sz w:val="28"/>
          <w:szCs w:val="28"/>
        </w:rPr>
        <w:t>&amp; “</w:t>
      </w:r>
      <w:r w:rsidRPr="00FE0E19">
        <w:rPr>
          <w:rFonts w:asciiTheme="majorBidi" w:hAnsiTheme="majorBidi" w:cstheme="majorBidi"/>
          <w:color w:val="FF0000"/>
          <w:sz w:val="28"/>
          <w:szCs w:val="28"/>
        </w:rPr>
        <w:t>Current PC</w:t>
      </w:r>
      <w:r>
        <w:rPr>
          <w:rFonts w:asciiTheme="majorBidi" w:hAnsiTheme="majorBidi" w:cstheme="majorBidi"/>
          <w:color w:val="FF0000"/>
          <w:sz w:val="28"/>
          <w:szCs w:val="28"/>
        </w:rPr>
        <w:t xml:space="preserve">” </w:t>
      </w:r>
      <w:r>
        <w:rPr>
          <w:rFonts w:asciiTheme="majorBidi" w:hAnsiTheme="majorBidi" w:cstheme="majorBidi"/>
          <w:color w:val="000000" w:themeColor="text1"/>
          <w:sz w:val="28"/>
          <w:szCs w:val="28"/>
        </w:rPr>
        <w:t>and thus causing the pipeline to initiate.</w:t>
      </w:r>
    </w:p>
    <w:p w:rsidR="00D56F9E" w:rsidRDefault="00D56F9E" w:rsidP="00D56F9E">
      <w:pPr>
        <w:spacing w:line="360" w:lineRule="auto"/>
        <w:jc w:val="center"/>
        <w:rPr>
          <w:rFonts w:asciiTheme="majorBidi" w:hAnsiTheme="majorBidi" w:cstheme="majorBidi"/>
          <w:sz w:val="28"/>
          <w:szCs w:val="28"/>
        </w:rPr>
      </w:pPr>
    </w:p>
    <w:p w:rsidR="00D56F9E" w:rsidRPr="00226D92" w:rsidRDefault="00D56F9E" w:rsidP="00226D92">
      <w:pPr>
        <w:spacing w:after="160" w:line="259" w:lineRule="auto"/>
        <w:rPr>
          <w:rFonts w:asciiTheme="majorBidi" w:hAnsiTheme="majorBidi" w:cstheme="majorBidi"/>
          <w:sz w:val="28"/>
          <w:szCs w:val="28"/>
        </w:rPr>
      </w:pPr>
    </w:p>
    <w:p w:rsidR="00D56F9E" w:rsidRPr="00226D92" w:rsidRDefault="00D56F9E" w:rsidP="00226D92">
      <w:pPr>
        <w:pStyle w:val="Heading2"/>
        <w:rPr>
          <w:rFonts w:asciiTheme="majorBidi" w:hAnsiTheme="majorBidi"/>
          <w:b/>
          <w:bCs/>
          <w:color w:val="000000" w:themeColor="text1"/>
          <w:sz w:val="28"/>
          <w:szCs w:val="28"/>
        </w:rPr>
      </w:pPr>
      <w:bookmarkStart w:id="18" w:name="_Toc41357502"/>
      <w:r w:rsidRPr="00226D92">
        <w:rPr>
          <w:rFonts w:asciiTheme="majorBidi" w:hAnsiTheme="majorBidi"/>
          <w:b/>
          <w:bCs/>
          <w:color w:val="000000" w:themeColor="text1"/>
          <w:sz w:val="28"/>
          <w:szCs w:val="28"/>
        </w:rPr>
        <w:t>Decode Stage</w:t>
      </w:r>
      <w:bookmarkEnd w:id="18"/>
    </w:p>
    <w:p w:rsidR="00511891" w:rsidRPr="00511891" w:rsidRDefault="00511891" w:rsidP="00511891"/>
    <w:p w:rsidR="00D56F9E" w:rsidRPr="00D56F9E" w:rsidRDefault="00D56F9E" w:rsidP="00226D92">
      <w:pPr>
        <w:jc w:val="center"/>
        <w:rPr>
          <w:b/>
          <w:bCs/>
          <w:color w:val="000000" w:themeColor="text1"/>
        </w:rPr>
      </w:pPr>
      <w:r w:rsidRPr="00D56F9E">
        <w:rPr>
          <w:noProof/>
        </w:rPr>
        <w:drawing>
          <wp:inline distT="0" distB="0" distL="0" distR="0" wp14:anchorId="44BB2471" wp14:editId="5A71DCBD">
            <wp:extent cx="1211580" cy="548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1580" cy="548640"/>
                    </a:xfrm>
                    <a:prstGeom prst="rect">
                      <a:avLst/>
                    </a:prstGeom>
                    <a:noFill/>
                    <a:ln>
                      <a:noFill/>
                    </a:ln>
                  </pic:spPr>
                </pic:pic>
              </a:graphicData>
            </a:graphic>
          </wp:inline>
        </w:drawing>
      </w:r>
    </w:p>
    <w:p w:rsidR="00D56F9E" w:rsidRDefault="00D56F9E" w:rsidP="00D56F9E">
      <w:pPr>
        <w:spacing w:line="360" w:lineRule="auto"/>
        <w:jc w:val="center"/>
        <w:rPr>
          <w:rFonts w:asciiTheme="majorBidi" w:hAnsiTheme="majorBidi" w:cstheme="majorBidi"/>
          <w:sz w:val="28"/>
          <w:szCs w:val="28"/>
        </w:rPr>
      </w:pPr>
      <w:r w:rsidRPr="00D56F9E">
        <w:rPr>
          <w:rFonts w:asciiTheme="majorBidi" w:hAnsiTheme="majorBidi" w:cstheme="majorBidi"/>
          <w:noProof/>
          <w:sz w:val="28"/>
          <w:szCs w:val="28"/>
        </w:rPr>
        <w:drawing>
          <wp:inline distT="0" distB="0" distL="0" distR="0">
            <wp:extent cx="3733800" cy="4221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4221480"/>
                    </a:xfrm>
                    <a:prstGeom prst="rect">
                      <a:avLst/>
                    </a:prstGeom>
                    <a:noFill/>
                    <a:ln>
                      <a:noFill/>
                    </a:ln>
                  </pic:spPr>
                </pic:pic>
              </a:graphicData>
            </a:graphic>
          </wp:inline>
        </w:drawing>
      </w:r>
    </w:p>
    <w:p w:rsidR="00D56F9E" w:rsidRDefault="00D56F9E" w:rsidP="00D56F9E">
      <w:pPr>
        <w:spacing w:line="360" w:lineRule="auto"/>
        <w:rPr>
          <w:rFonts w:asciiTheme="majorBidi" w:hAnsiTheme="majorBidi" w:cstheme="majorBidi"/>
          <w:sz w:val="28"/>
          <w:szCs w:val="28"/>
        </w:rPr>
      </w:pPr>
      <w:r>
        <w:rPr>
          <w:rFonts w:asciiTheme="majorBidi" w:hAnsiTheme="majorBidi" w:cstheme="majorBidi"/>
          <w:sz w:val="28"/>
          <w:szCs w:val="28"/>
        </w:rPr>
        <w:t>The above picture is in depth detailed design of the Decoding unit implemented in the processor.</w:t>
      </w:r>
    </w:p>
    <w:p w:rsidR="00A700F5" w:rsidRDefault="00D56F9E" w:rsidP="00D56F9E">
      <w:pPr>
        <w:pStyle w:val="ListParagraph"/>
        <w:numPr>
          <w:ilvl w:val="0"/>
          <w:numId w:val="5"/>
        </w:numPr>
        <w:spacing w:line="360" w:lineRule="auto"/>
        <w:rPr>
          <w:rFonts w:asciiTheme="majorBidi" w:hAnsiTheme="majorBidi" w:cstheme="majorBidi"/>
          <w:sz w:val="28"/>
          <w:szCs w:val="28"/>
        </w:rPr>
      </w:pPr>
      <w:bookmarkStart w:id="19" w:name="_Toc41357503"/>
      <w:r w:rsidRPr="00226D92">
        <w:rPr>
          <w:rStyle w:val="Heading3Char"/>
          <w:rFonts w:asciiTheme="majorBidi" w:hAnsiTheme="majorBidi"/>
          <w:b/>
          <w:bCs/>
          <w:color w:val="000000" w:themeColor="text1"/>
          <w:sz w:val="28"/>
          <w:szCs w:val="28"/>
        </w:rPr>
        <w:t>Control Unit:</w:t>
      </w:r>
      <w:bookmarkEnd w:id="19"/>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a unit that generate the control signals that decide the function of each component in the processor.</w:t>
      </w:r>
    </w:p>
    <w:p w:rsidR="00A700F5" w:rsidRDefault="00A700F5" w:rsidP="00A700F5">
      <w:pPr>
        <w:spacing w:line="360" w:lineRule="auto"/>
        <w:rPr>
          <w:rFonts w:asciiTheme="majorBidi" w:hAnsiTheme="majorBidi" w:cstheme="majorBidi"/>
          <w:sz w:val="28"/>
          <w:szCs w:val="28"/>
        </w:rPr>
      </w:pPr>
      <w:r>
        <w:rPr>
          <w:rFonts w:asciiTheme="majorBidi" w:hAnsiTheme="majorBidi" w:cstheme="majorBidi"/>
          <w:sz w:val="28"/>
          <w:szCs w:val="28"/>
        </w:rPr>
        <w:t>In the next pages are the outputs of the control unit for each stage:</w:t>
      </w:r>
    </w:p>
    <w:p w:rsidR="00A700F5" w:rsidRDefault="00A700F5" w:rsidP="00A700F5">
      <w:pPr>
        <w:spacing w:line="360" w:lineRule="auto"/>
        <w:rPr>
          <w:rFonts w:asciiTheme="majorBidi" w:hAnsiTheme="majorBidi" w:cstheme="majorBidi"/>
          <w:sz w:val="28"/>
          <w:szCs w:val="28"/>
        </w:rPr>
      </w:pPr>
    </w:p>
    <w:p w:rsidR="00A700F5" w:rsidRDefault="00A700F5" w:rsidP="00A700F5">
      <w:pPr>
        <w:spacing w:line="360" w:lineRule="auto"/>
        <w:rPr>
          <w:rFonts w:asciiTheme="majorBidi" w:hAnsiTheme="majorBidi" w:cstheme="majorBidi"/>
          <w:sz w:val="28"/>
          <w:szCs w:val="28"/>
        </w:rPr>
      </w:pPr>
    </w:p>
    <w:p w:rsidR="00A700F5" w:rsidRDefault="00A700F5" w:rsidP="00A700F5">
      <w:pPr>
        <w:spacing w:line="360" w:lineRule="auto"/>
        <w:rPr>
          <w:rFonts w:asciiTheme="majorBidi" w:hAnsiTheme="majorBidi" w:cstheme="majorBidi"/>
          <w:sz w:val="28"/>
          <w:szCs w:val="28"/>
        </w:rPr>
      </w:pPr>
    </w:p>
    <w:p w:rsidR="00A700F5" w:rsidRDefault="00A700F5" w:rsidP="00A700F5">
      <w:pPr>
        <w:spacing w:line="360" w:lineRule="auto"/>
        <w:rPr>
          <w:rFonts w:asciiTheme="majorBidi" w:hAnsiTheme="majorBidi" w:cstheme="majorBidi"/>
          <w:sz w:val="28"/>
          <w:szCs w:val="28"/>
        </w:rPr>
      </w:pPr>
    </w:p>
    <w:p w:rsidR="00A700F5" w:rsidRDefault="00A700F5" w:rsidP="00A700F5">
      <w:pPr>
        <w:pStyle w:val="Heading4"/>
        <w:jc w:val="center"/>
      </w:pPr>
      <w:r>
        <w:t>Decode Control Signals</w:t>
      </w:r>
    </w:p>
    <w:p w:rsidR="00A700F5" w:rsidRPr="00A700F5" w:rsidRDefault="00A700F5" w:rsidP="00A700F5"/>
    <w:tbl>
      <w:tblPr>
        <w:tblStyle w:val="TableGrid"/>
        <w:tblW w:w="6800" w:type="dxa"/>
        <w:jc w:val="center"/>
        <w:tblLook w:val="04A0" w:firstRow="1" w:lastRow="0" w:firstColumn="1" w:lastColumn="0" w:noHBand="0" w:noVBand="1"/>
      </w:tblPr>
      <w:tblGrid>
        <w:gridCol w:w="2900"/>
        <w:gridCol w:w="3900"/>
      </w:tblGrid>
      <w:tr w:rsidR="00A700F5" w:rsidRPr="00A700F5" w:rsidTr="00A700F5">
        <w:trPr>
          <w:trHeight w:val="312"/>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b/>
                <w:bCs/>
                <w:color w:val="000000"/>
                <w:sz w:val="28"/>
                <w:szCs w:val="28"/>
              </w:rPr>
            </w:pPr>
            <w:r w:rsidRPr="00A700F5">
              <w:rPr>
                <w:rFonts w:asciiTheme="majorBidi" w:eastAsia="Times New Roman" w:hAnsiTheme="majorBidi" w:cstheme="majorBidi"/>
                <w:b/>
                <w:bCs/>
                <w:color w:val="000000"/>
                <w:sz w:val="28"/>
                <w:szCs w:val="28"/>
              </w:rPr>
              <w:t>OPERATION</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b/>
                <w:bCs/>
                <w:color w:val="000000"/>
                <w:sz w:val="28"/>
                <w:szCs w:val="28"/>
              </w:rPr>
            </w:pPr>
            <w:r w:rsidRPr="00A700F5">
              <w:rPr>
                <w:rFonts w:asciiTheme="majorBidi" w:eastAsia="Times New Roman" w:hAnsiTheme="majorBidi" w:cstheme="majorBidi"/>
                <w:b/>
                <w:bCs/>
                <w:color w:val="000000"/>
                <w:sz w:val="28"/>
                <w:szCs w:val="28"/>
              </w:rPr>
              <w:t>Rdst_Rsrc1/Rdst_Rsrc2</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NOP</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SETC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CLRC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INC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DEC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 xml:space="preserve">OUT </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IN</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SWAP</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ADD</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0x1/0x1</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SUB</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0x1/0x1</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AND</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0x1/0x1</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OR</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0x1/0x1</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NOT</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SHL</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SHR</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PUSH</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POP</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CALL</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312"/>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RET</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RTI</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JZ</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JN</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JC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JMP</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IADD</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LDM</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LDD</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STD</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0x1/0x0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push flags</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pop m[2]+m[3]</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r w:rsidR="00A700F5" w:rsidRPr="00A700F5" w:rsidTr="00A700F5">
        <w:trPr>
          <w:trHeight w:val="288"/>
          <w:jc w:val="center"/>
        </w:trPr>
        <w:tc>
          <w:tcPr>
            <w:tcW w:w="2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push pc</w:t>
            </w:r>
          </w:p>
        </w:tc>
        <w:tc>
          <w:tcPr>
            <w:tcW w:w="3900" w:type="dxa"/>
            <w:noWrap/>
            <w:hideMark/>
          </w:tcPr>
          <w:p w:rsidR="00A700F5" w:rsidRPr="00A700F5" w:rsidRDefault="00A700F5" w:rsidP="00A700F5">
            <w:pPr>
              <w:spacing w:after="0" w:line="240" w:lineRule="auto"/>
              <w:jc w:val="center"/>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0x0/0x0</w:t>
            </w:r>
          </w:p>
        </w:tc>
      </w:tr>
    </w:tbl>
    <w:p w:rsidR="00A700F5" w:rsidRDefault="00A700F5" w:rsidP="00A700F5">
      <w:pPr>
        <w:pStyle w:val="ListParagraph"/>
        <w:spacing w:line="360" w:lineRule="auto"/>
        <w:rPr>
          <w:rFonts w:asciiTheme="majorBidi" w:hAnsiTheme="majorBidi" w:cstheme="majorBidi"/>
          <w:sz w:val="28"/>
          <w:szCs w:val="28"/>
        </w:rPr>
      </w:pPr>
    </w:p>
    <w:p w:rsidR="00A700F5" w:rsidRDefault="00A700F5">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A700F5" w:rsidRDefault="00A700F5" w:rsidP="00A700F5">
      <w:pPr>
        <w:pStyle w:val="ListParagraph"/>
        <w:spacing w:line="360" w:lineRule="auto"/>
        <w:rPr>
          <w:rFonts w:asciiTheme="majorBidi" w:hAnsiTheme="majorBidi" w:cstheme="majorBidi"/>
          <w:sz w:val="28"/>
          <w:szCs w:val="28"/>
        </w:rPr>
      </w:pPr>
    </w:p>
    <w:p w:rsidR="00A700F5" w:rsidRDefault="001A3BED" w:rsidP="00A700F5">
      <w:pPr>
        <w:pStyle w:val="Heading4"/>
        <w:jc w:val="center"/>
      </w:pPr>
      <w:r>
        <w:t>Execute</w:t>
      </w:r>
      <w:r w:rsidR="00A700F5">
        <w:t xml:space="preserve"> Control Signals</w:t>
      </w:r>
    </w:p>
    <w:p w:rsidR="001A3BED" w:rsidRPr="001A3BED" w:rsidRDefault="001A3BED" w:rsidP="001A3BED"/>
    <w:tbl>
      <w:tblPr>
        <w:tblStyle w:val="TableGrid"/>
        <w:tblW w:w="10260" w:type="dxa"/>
        <w:tblLook w:val="04A0" w:firstRow="1" w:lastRow="0" w:firstColumn="1" w:lastColumn="0" w:noHBand="0" w:noVBand="1"/>
      </w:tblPr>
      <w:tblGrid>
        <w:gridCol w:w="2900"/>
        <w:gridCol w:w="7931"/>
      </w:tblGrid>
      <w:tr w:rsidR="001A3BED" w:rsidRPr="001A3BED" w:rsidTr="001A3BED">
        <w:trPr>
          <w:trHeight w:val="312"/>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b/>
                <w:bCs/>
                <w:color w:val="000000"/>
                <w:sz w:val="28"/>
                <w:szCs w:val="28"/>
              </w:rPr>
            </w:pPr>
            <w:r w:rsidRPr="001A3BED">
              <w:rPr>
                <w:rFonts w:asciiTheme="majorBidi" w:eastAsia="Times New Roman" w:hAnsiTheme="majorBidi" w:cstheme="majorBidi"/>
                <w:b/>
                <w:bCs/>
                <w:color w:val="000000"/>
                <w:sz w:val="28"/>
                <w:szCs w:val="28"/>
              </w:rPr>
              <w:t>OPERATION</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b/>
                <w:bCs/>
                <w:sz w:val="28"/>
                <w:szCs w:val="28"/>
              </w:rPr>
            </w:pPr>
            <w:proofErr w:type="spellStart"/>
            <w:r w:rsidRPr="001A3BED">
              <w:rPr>
                <w:rFonts w:asciiTheme="majorBidi" w:eastAsia="Times New Roman" w:hAnsiTheme="majorBidi" w:cstheme="majorBidi"/>
                <w:b/>
                <w:bCs/>
                <w:sz w:val="28"/>
                <w:szCs w:val="28"/>
              </w:rPr>
              <w:t>Jmp</w:t>
            </w:r>
            <w:proofErr w:type="spellEnd"/>
            <w:r w:rsidRPr="001A3BED">
              <w:rPr>
                <w:rFonts w:asciiTheme="majorBidi" w:eastAsia="Times New Roman" w:hAnsiTheme="majorBidi" w:cstheme="majorBidi"/>
                <w:b/>
                <w:bCs/>
                <w:sz w:val="28"/>
                <w:szCs w:val="28"/>
              </w:rPr>
              <w:t>/OUT/Branch/</w:t>
            </w:r>
            <w:proofErr w:type="spellStart"/>
            <w:r w:rsidRPr="001A3BED">
              <w:rPr>
                <w:rFonts w:asciiTheme="majorBidi" w:eastAsia="Times New Roman" w:hAnsiTheme="majorBidi" w:cstheme="majorBidi"/>
                <w:b/>
                <w:bCs/>
                <w:sz w:val="28"/>
                <w:szCs w:val="28"/>
              </w:rPr>
              <w:t>Set_Clr_Carry</w:t>
            </w:r>
            <w:proofErr w:type="spellEnd"/>
            <w:r w:rsidRPr="001A3BED">
              <w:rPr>
                <w:rFonts w:asciiTheme="majorBidi" w:eastAsia="Times New Roman" w:hAnsiTheme="majorBidi" w:cstheme="majorBidi"/>
                <w:b/>
                <w:bCs/>
                <w:sz w:val="28"/>
                <w:szCs w:val="28"/>
              </w:rPr>
              <w:t>/</w:t>
            </w:r>
            <w:proofErr w:type="spellStart"/>
            <w:r w:rsidRPr="001A3BED">
              <w:rPr>
                <w:rFonts w:asciiTheme="majorBidi" w:eastAsia="Times New Roman" w:hAnsiTheme="majorBidi" w:cstheme="majorBidi"/>
                <w:b/>
                <w:bCs/>
                <w:sz w:val="28"/>
                <w:szCs w:val="28"/>
              </w:rPr>
              <w:t>Reg_IMM</w:t>
            </w:r>
            <w:proofErr w:type="spellEnd"/>
            <w:r w:rsidRPr="001A3BED">
              <w:rPr>
                <w:rFonts w:asciiTheme="majorBidi" w:eastAsia="Times New Roman" w:hAnsiTheme="majorBidi" w:cstheme="majorBidi"/>
                <w:b/>
                <w:bCs/>
                <w:sz w:val="28"/>
                <w:szCs w:val="28"/>
              </w:rPr>
              <w:t>/</w:t>
            </w:r>
            <w:proofErr w:type="spellStart"/>
            <w:r w:rsidRPr="001A3BED">
              <w:rPr>
                <w:rFonts w:asciiTheme="majorBidi" w:eastAsia="Times New Roman" w:hAnsiTheme="majorBidi" w:cstheme="majorBidi"/>
                <w:b/>
                <w:bCs/>
                <w:sz w:val="28"/>
                <w:szCs w:val="28"/>
              </w:rPr>
              <w:t>PC_Reg</w:t>
            </w:r>
            <w:proofErr w:type="spellEnd"/>
            <w:r w:rsidRPr="001A3BED">
              <w:rPr>
                <w:rFonts w:asciiTheme="majorBidi" w:eastAsia="Times New Roman" w:hAnsiTheme="majorBidi" w:cstheme="majorBidi"/>
                <w:b/>
                <w:bCs/>
                <w:sz w:val="28"/>
                <w:szCs w:val="28"/>
              </w:rPr>
              <w:t>/</w:t>
            </w:r>
            <w:proofErr w:type="spellStart"/>
            <w:r w:rsidRPr="001A3BED">
              <w:rPr>
                <w:rFonts w:asciiTheme="majorBidi" w:eastAsia="Times New Roman" w:hAnsiTheme="majorBidi" w:cstheme="majorBidi"/>
                <w:b/>
                <w:bCs/>
                <w:sz w:val="28"/>
                <w:szCs w:val="28"/>
              </w:rPr>
              <w:t>ALU_Selc</w:t>
            </w:r>
            <w:proofErr w:type="spellEnd"/>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NOP</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SETC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0x0/0x0/0x0/0x0/0x0/0x01/0x0/0x0/0x0000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CLRC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0x0/0x0/0x0/0x0/0x0/0x10/0x0/0x0/0x0000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INC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0x0/0x0/0x0/0x0/0x0/0x00/0x0/0x1/0x0001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DEC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0x0/0x0/0x0/0x0/0x0/0x00/0x0/0x1/0x0010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 xml:space="preserve">OUT </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0x0/0x1/0x0/0x0/0x0/0x00/0x0/0x0/0x0000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IN</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SWAP</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ADD</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0x0/0x0/0x0/0x0/0x0/0x00/0x0/0x1/0x0100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SUB</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0x0/0x0/0x0/0x0/0x0/0x00/0x0/0x1/0x0101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AND</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0x0/0x0/0x0/0x0/0x0/0x00/0x0/0x1/0x0110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OR</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0x0/0x0/0x0/0x0/0x0/0x00/0x0/0x1/0x0111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NOT</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0x0/0x0/0x0/0x0/0x0/0x00/0x0/0x1/0x1000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SHL</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0x0/0x0/0x0/0x0/0x0/0x00/0x0/0x1/0x1001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SHR</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0x0/0x0/0x0/0x0/0x0/0x00/0x0/0x1/0x1010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POP</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CALL</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0x0/0x0/0x0/0x0/0x0/0x00/0x0/0x0/0x0001</w:t>
            </w:r>
          </w:p>
        </w:tc>
      </w:tr>
      <w:tr w:rsidR="001A3BED" w:rsidRPr="001A3BED" w:rsidTr="001A3BED">
        <w:trPr>
          <w:trHeight w:val="312"/>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RET</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RTI</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JZ</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0x0/0x0/0x1/0x0/0x0/0x00/0x0/0x0/0x0000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JN</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0x0/0x0/0x0/0x1/0x0/0x00/0x0/0x0/0x0000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0x0/0x0/0x0/0x0/0x1/0x00/0x0/0x0/0x0000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JMP</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IADD</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0x0/0x0/0x0/0x0/0x0/0x00/0x1/0x1/0x0100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LDM</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0x0/0x0/0x0/0x0/0x0/0x00/0x1/0x1/0x1011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LDD</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STD</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0x0/0x0/0x0/0x0/0x0/0x00/0x0/0x1/0x0011</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 flags</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pop m[2]+m[3]</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0x0/0x0/0x0/0x0/0x0/0x00/0x0/0x0/0x0000</w:t>
            </w:r>
          </w:p>
        </w:tc>
      </w:tr>
      <w:tr w:rsidR="001A3BED" w:rsidRPr="001A3BED" w:rsidTr="001A3BED">
        <w:trPr>
          <w:trHeight w:val="288"/>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 pc</w:t>
            </w:r>
          </w:p>
        </w:tc>
        <w:tc>
          <w:tcPr>
            <w:tcW w:w="736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0x0/0x0/0x0/0x0/0x0/0x00/0x0/0x0/0x0011</w:t>
            </w:r>
          </w:p>
        </w:tc>
      </w:tr>
    </w:tbl>
    <w:p w:rsidR="001A3BED" w:rsidRPr="001A3BED" w:rsidRDefault="001A3BED" w:rsidP="001A3BED"/>
    <w:p w:rsidR="001A3BED" w:rsidRDefault="001A3BED" w:rsidP="001A3BED"/>
    <w:p w:rsidR="001A3BED" w:rsidRDefault="001A3BED">
      <w:pPr>
        <w:spacing w:after="160" w:line="259" w:lineRule="auto"/>
      </w:pPr>
      <w:r>
        <w:br w:type="page"/>
      </w:r>
    </w:p>
    <w:p w:rsidR="001A3BED" w:rsidRPr="001A3BED" w:rsidRDefault="001A3BED" w:rsidP="001A3BED">
      <w:pPr>
        <w:spacing w:line="360" w:lineRule="auto"/>
        <w:rPr>
          <w:rFonts w:asciiTheme="majorBidi" w:hAnsiTheme="majorBidi" w:cstheme="majorBidi"/>
          <w:sz w:val="28"/>
          <w:szCs w:val="28"/>
        </w:rPr>
      </w:pPr>
    </w:p>
    <w:p w:rsidR="001A3BED" w:rsidRDefault="001A3BED" w:rsidP="001A3BED">
      <w:pPr>
        <w:pStyle w:val="Heading4"/>
        <w:jc w:val="center"/>
      </w:pPr>
      <w:r>
        <w:t>Memory Control Signals</w:t>
      </w:r>
    </w:p>
    <w:p w:rsidR="001A3BED" w:rsidRPr="001A3BED" w:rsidRDefault="001A3BED" w:rsidP="001A3BED"/>
    <w:tbl>
      <w:tblPr>
        <w:tblStyle w:val="TableGrid"/>
        <w:tblW w:w="7880" w:type="dxa"/>
        <w:jc w:val="center"/>
        <w:tblLook w:val="04A0" w:firstRow="1" w:lastRow="0" w:firstColumn="1" w:lastColumn="0" w:noHBand="0" w:noVBand="1"/>
      </w:tblPr>
      <w:tblGrid>
        <w:gridCol w:w="2900"/>
        <w:gridCol w:w="5708"/>
      </w:tblGrid>
      <w:tr w:rsidR="001A3BED" w:rsidRPr="001A3BED" w:rsidTr="001A3BED">
        <w:trPr>
          <w:trHeight w:val="312"/>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b/>
                <w:bCs/>
                <w:color w:val="000000"/>
                <w:sz w:val="28"/>
                <w:szCs w:val="28"/>
              </w:rPr>
            </w:pPr>
            <w:r w:rsidRPr="001A3BED">
              <w:rPr>
                <w:rFonts w:asciiTheme="majorBidi" w:eastAsia="Times New Roman" w:hAnsiTheme="majorBidi" w:cstheme="majorBidi"/>
                <w:b/>
                <w:bCs/>
                <w:color w:val="000000"/>
                <w:sz w:val="28"/>
                <w:szCs w:val="28"/>
              </w:rPr>
              <w:t>OPERATION</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b/>
                <w:bCs/>
                <w:color w:val="000000"/>
                <w:sz w:val="28"/>
                <w:szCs w:val="28"/>
              </w:rPr>
            </w:pPr>
            <w:proofErr w:type="spellStart"/>
            <w:r w:rsidRPr="001A3BED">
              <w:rPr>
                <w:rFonts w:asciiTheme="majorBidi" w:eastAsia="Times New Roman" w:hAnsiTheme="majorBidi" w:cstheme="majorBidi"/>
                <w:b/>
                <w:bCs/>
                <w:color w:val="000000"/>
                <w:sz w:val="28"/>
                <w:szCs w:val="28"/>
              </w:rPr>
              <w:t>Data_Stack</w:t>
            </w:r>
            <w:proofErr w:type="spellEnd"/>
            <w:r w:rsidRPr="001A3BED">
              <w:rPr>
                <w:rFonts w:asciiTheme="majorBidi" w:eastAsia="Times New Roman" w:hAnsiTheme="majorBidi" w:cstheme="majorBidi"/>
                <w:b/>
                <w:bCs/>
                <w:color w:val="000000"/>
                <w:sz w:val="28"/>
                <w:szCs w:val="28"/>
              </w:rPr>
              <w:t>/</w:t>
            </w:r>
            <w:proofErr w:type="spellStart"/>
            <w:r w:rsidRPr="001A3BED">
              <w:rPr>
                <w:rFonts w:asciiTheme="majorBidi" w:eastAsia="Times New Roman" w:hAnsiTheme="majorBidi" w:cstheme="majorBidi"/>
                <w:b/>
                <w:bCs/>
                <w:color w:val="000000"/>
                <w:sz w:val="28"/>
                <w:szCs w:val="28"/>
              </w:rPr>
              <w:t>SPSel</w:t>
            </w:r>
            <w:proofErr w:type="spellEnd"/>
            <w:r w:rsidRPr="001A3BED">
              <w:rPr>
                <w:rFonts w:asciiTheme="majorBidi" w:eastAsia="Times New Roman" w:hAnsiTheme="majorBidi" w:cstheme="majorBidi"/>
                <w:b/>
                <w:bCs/>
                <w:color w:val="000000"/>
                <w:sz w:val="28"/>
                <w:szCs w:val="28"/>
              </w:rPr>
              <w:t>/</w:t>
            </w:r>
            <w:proofErr w:type="spellStart"/>
            <w:r w:rsidRPr="001A3BED">
              <w:rPr>
                <w:rFonts w:asciiTheme="majorBidi" w:eastAsia="Times New Roman" w:hAnsiTheme="majorBidi" w:cstheme="majorBidi"/>
                <w:b/>
                <w:bCs/>
                <w:color w:val="000000"/>
                <w:sz w:val="28"/>
                <w:szCs w:val="28"/>
              </w:rPr>
              <w:t>WriteEnable</w:t>
            </w:r>
            <w:proofErr w:type="spellEnd"/>
            <w:r w:rsidRPr="001A3BED">
              <w:rPr>
                <w:rFonts w:asciiTheme="majorBidi" w:eastAsia="Times New Roman" w:hAnsiTheme="majorBidi" w:cstheme="majorBidi"/>
                <w:b/>
                <w:bCs/>
                <w:color w:val="000000"/>
                <w:sz w:val="28"/>
                <w:szCs w:val="28"/>
              </w:rPr>
              <w:t>/Call/RTI/INT</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NOP</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SETC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CLRC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INC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DEC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 xml:space="preserve">OUT </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IN</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SWAP</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ADD</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SUB</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AND</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OR</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NOT</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SHL</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SHR</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0x1/0x001/0x1/0x0/0x0/0x0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POP</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0x1/0x010/0x0/0x0/0x0/0x0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CALL</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0x1/0x011/0x1/0x1/0x0/0x0</w:t>
            </w:r>
          </w:p>
        </w:tc>
      </w:tr>
      <w:tr w:rsidR="001A3BED" w:rsidRPr="001A3BED" w:rsidTr="001A3BED">
        <w:trPr>
          <w:trHeight w:val="312"/>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RET</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0x1/0x100/0x0/0x0/0x0/0x0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RTI</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0x1/0x100/0x0/0x0/0x1/0x0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JZ</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JN</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JMP</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IADD</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LDM</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LDD</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0x0/0x000/0x0/0x0/0x0/0x0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STD</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0x0/0x000/0x1/0x0/0x0/0x0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 flags</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0x1/0x001/0x1/0x0/0x0/0x1</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pop m[2]+m[3]</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0x0/0x010/0x0/0x0/0x0/0x0</w:t>
            </w:r>
          </w:p>
        </w:tc>
      </w:tr>
      <w:tr w:rsidR="001A3BED" w:rsidRPr="001A3BED" w:rsidTr="001A3BED">
        <w:trPr>
          <w:trHeight w:val="207"/>
          <w:jc w:val="center"/>
        </w:trPr>
        <w:tc>
          <w:tcPr>
            <w:tcW w:w="290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push pc</w:t>
            </w:r>
          </w:p>
        </w:tc>
        <w:tc>
          <w:tcPr>
            <w:tcW w:w="4980" w:type="dxa"/>
            <w:noWrap/>
            <w:hideMark/>
          </w:tcPr>
          <w:p w:rsidR="001A3BED" w:rsidRPr="001A3BED" w:rsidRDefault="001A3BED" w:rsidP="001A3BED">
            <w:pPr>
              <w:spacing w:after="0" w:line="240" w:lineRule="auto"/>
              <w:jc w:val="center"/>
              <w:rPr>
                <w:rFonts w:asciiTheme="majorBidi" w:eastAsia="Times New Roman" w:hAnsiTheme="majorBidi" w:cstheme="majorBidi"/>
                <w:color w:val="000000"/>
                <w:sz w:val="28"/>
                <w:szCs w:val="28"/>
              </w:rPr>
            </w:pPr>
            <w:r w:rsidRPr="001A3BED">
              <w:rPr>
                <w:rFonts w:asciiTheme="majorBidi" w:eastAsia="Times New Roman" w:hAnsiTheme="majorBidi" w:cstheme="majorBidi"/>
                <w:color w:val="000000"/>
                <w:sz w:val="28"/>
                <w:szCs w:val="28"/>
              </w:rPr>
              <w:t>0x1/0x001/0x1/0x0/0x0/0x0</w:t>
            </w:r>
          </w:p>
        </w:tc>
      </w:tr>
    </w:tbl>
    <w:p w:rsidR="00A700F5" w:rsidRDefault="00A700F5" w:rsidP="001A3BED">
      <w:pPr>
        <w:pStyle w:val="ListParagraph"/>
        <w:spacing w:line="360" w:lineRule="auto"/>
        <w:jc w:val="center"/>
        <w:rPr>
          <w:rFonts w:asciiTheme="majorBidi" w:hAnsiTheme="majorBidi" w:cstheme="majorBidi"/>
          <w:sz w:val="28"/>
          <w:szCs w:val="28"/>
        </w:rPr>
      </w:pPr>
    </w:p>
    <w:p w:rsidR="001A3BED" w:rsidRDefault="00A700F5">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1A3BED" w:rsidRPr="001A3BED" w:rsidRDefault="001A3BED" w:rsidP="001A3BED">
      <w:pPr>
        <w:spacing w:line="360" w:lineRule="auto"/>
        <w:rPr>
          <w:rFonts w:asciiTheme="majorBidi" w:hAnsiTheme="majorBidi" w:cstheme="majorBidi"/>
          <w:sz w:val="28"/>
          <w:szCs w:val="28"/>
        </w:rPr>
      </w:pPr>
    </w:p>
    <w:p w:rsidR="001A3BED" w:rsidRDefault="001A3BED" w:rsidP="001A3BED">
      <w:pPr>
        <w:pStyle w:val="Heading4"/>
        <w:jc w:val="center"/>
      </w:pPr>
      <w:r>
        <w:t>Memory Control Signals</w:t>
      </w:r>
    </w:p>
    <w:p w:rsidR="00226D92" w:rsidRPr="00226D92" w:rsidRDefault="00226D92" w:rsidP="00226D92"/>
    <w:tbl>
      <w:tblPr>
        <w:tblStyle w:val="TableGrid"/>
        <w:tblW w:w="9640" w:type="dxa"/>
        <w:jc w:val="center"/>
        <w:tblLook w:val="04A0" w:firstRow="1" w:lastRow="0" w:firstColumn="1" w:lastColumn="0" w:noHBand="0" w:noVBand="1"/>
      </w:tblPr>
      <w:tblGrid>
        <w:gridCol w:w="2900"/>
        <w:gridCol w:w="6740"/>
      </w:tblGrid>
      <w:tr w:rsidR="001A3BED" w:rsidRPr="001A3BED" w:rsidTr="001A3BED">
        <w:trPr>
          <w:trHeight w:val="312"/>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b/>
                <w:bCs/>
                <w:color w:val="000000"/>
                <w:sz w:val="28"/>
                <w:szCs w:val="28"/>
              </w:rPr>
            </w:pPr>
            <w:r w:rsidRPr="001A3BED">
              <w:rPr>
                <w:rFonts w:ascii="Calibri" w:eastAsia="Times New Roman" w:hAnsi="Calibri" w:cs="Calibri"/>
                <w:b/>
                <w:bCs/>
                <w:color w:val="000000"/>
                <w:sz w:val="28"/>
                <w:szCs w:val="28"/>
              </w:rPr>
              <w:t>OPERATION</w:t>
            </w:r>
          </w:p>
        </w:tc>
        <w:tc>
          <w:tcPr>
            <w:tcW w:w="6740" w:type="dxa"/>
            <w:noWrap/>
            <w:hideMark/>
          </w:tcPr>
          <w:p w:rsidR="001A3BED" w:rsidRPr="001A3BED" w:rsidRDefault="001A3BED" w:rsidP="001A3BED">
            <w:pPr>
              <w:spacing w:after="0" w:line="240" w:lineRule="auto"/>
              <w:jc w:val="center"/>
              <w:rPr>
                <w:rFonts w:ascii="Calibri" w:eastAsia="Times New Roman" w:hAnsi="Calibri" w:cs="Calibri"/>
                <w:b/>
                <w:bCs/>
                <w:color w:val="000000"/>
                <w:sz w:val="28"/>
                <w:szCs w:val="28"/>
              </w:rPr>
            </w:pPr>
            <w:proofErr w:type="spellStart"/>
            <w:r w:rsidRPr="001A3BED">
              <w:rPr>
                <w:rFonts w:ascii="Calibri" w:eastAsia="Times New Roman" w:hAnsi="Calibri" w:cs="Calibri"/>
                <w:b/>
                <w:bCs/>
                <w:color w:val="000000"/>
                <w:sz w:val="28"/>
                <w:szCs w:val="28"/>
              </w:rPr>
              <w:t>Result_Mem</w:t>
            </w:r>
            <w:proofErr w:type="spellEnd"/>
            <w:r w:rsidRPr="001A3BED">
              <w:rPr>
                <w:rFonts w:ascii="Calibri" w:eastAsia="Times New Roman" w:hAnsi="Calibri" w:cs="Calibri"/>
                <w:b/>
                <w:bCs/>
                <w:color w:val="000000"/>
                <w:sz w:val="28"/>
                <w:szCs w:val="28"/>
              </w:rPr>
              <w:t>/</w:t>
            </w:r>
            <w:proofErr w:type="spellStart"/>
            <w:r w:rsidRPr="001A3BED">
              <w:rPr>
                <w:rFonts w:ascii="Calibri" w:eastAsia="Times New Roman" w:hAnsi="Calibri" w:cs="Calibri"/>
                <w:b/>
                <w:bCs/>
                <w:color w:val="000000"/>
                <w:sz w:val="28"/>
                <w:szCs w:val="28"/>
              </w:rPr>
              <w:t>WriteEnable</w:t>
            </w:r>
            <w:proofErr w:type="spellEnd"/>
            <w:r w:rsidRPr="001A3BED">
              <w:rPr>
                <w:rFonts w:ascii="Calibri" w:eastAsia="Times New Roman" w:hAnsi="Calibri" w:cs="Calibri"/>
                <w:b/>
                <w:bCs/>
                <w:color w:val="000000"/>
                <w:sz w:val="28"/>
                <w:szCs w:val="28"/>
              </w:rPr>
              <w:t>/IN/</w:t>
            </w:r>
            <w:proofErr w:type="spellStart"/>
            <w:r w:rsidRPr="001A3BED">
              <w:rPr>
                <w:rFonts w:ascii="Calibri" w:eastAsia="Times New Roman" w:hAnsi="Calibri" w:cs="Calibri"/>
                <w:b/>
                <w:bCs/>
                <w:color w:val="000000"/>
                <w:sz w:val="28"/>
                <w:szCs w:val="28"/>
              </w:rPr>
              <w:t>RegPC_MemPC</w:t>
            </w:r>
            <w:proofErr w:type="spellEnd"/>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NOP</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SETC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CLRC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INC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DEC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 xml:space="preserve">OUT </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IN</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0x0/0x01/0x1/0x0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SWAP</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0x0/0x10/0x0/0x0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ADD</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SUB</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AND</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OR</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NOT</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SHL</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SHR</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PUSH</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POP</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0x1/0x01/0x0/0x0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CALL</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0x1/0x00/0x0/0x1</w:t>
            </w:r>
          </w:p>
        </w:tc>
      </w:tr>
      <w:tr w:rsidR="001A3BED" w:rsidRPr="001A3BED" w:rsidTr="001A3BED">
        <w:trPr>
          <w:trHeight w:val="312"/>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RET</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0x1/0x00/0x0/0x1</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RTI</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0x0/0x00/0x0/0x1</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JZ</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JN</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JC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JMP</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IADD</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LDM</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LDD</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0x1/0x01/0x0/0x0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STD</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push flags</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pop m[2]+m[3]</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0x1/0x00/0x0/0x1</w:t>
            </w:r>
          </w:p>
        </w:tc>
      </w:tr>
      <w:tr w:rsidR="001A3BED" w:rsidRPr="001A3BED" w:rsidTr="001A3BED">
        <w:trPr>
          <w:trHeight w:val="288"/>
          <w:jc w:val="center"/>
        </w:trPr>
        <w:tc>
          <w:tcPr>
            <w:tcW w:w="290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push pc</w:t>
            </w:r>
          </w:p>
        </w:tc>
        <w:tc>
          <w:tcPr>
            <w:tcW w:w="6740" w:type="dxa"/>
            <w:noWrap/>
            <w:hideMark/>
          </w:tcPr>
          <w:p w:rsidR="001A3BED" w:rsidRPr="001A3BED" w:rsidRDefault="001A3BED" w:rsidP="001A3BED">
            <w:pPr>
              <w:spacing w:after="0" w:line="240" w:lineRule="auto"/>
              <w:jc w:val="center"/>
              <w:rPr>
                <w:rFonts w:ascii="Calibri" w:eastAsia="Times New Roman" w:hAnsi="Calibri" w:cs="Calibri"/>
                <w:color w:val="000000"/>
                <w:sz w:val="28"/>
                <w:szCs w:val="28"/>
              </w:rPr>
            </w:pPr>
            <w:r w:rsidRPr="001A3BED">
              <w:rPr>
                <w:rFonts w:ascii="Calibri" w:eastAsia="Times New Roman" w:hAnsi="Calibri" w:cs="Calibri"/>
                <w:color w:val="000000"/>
                <w:sz w:val="28"/>
                <w:szCs w:val="28"/>
              </w:rPr>
              <w:t>0x0/0x00/0x0/0x0</w:t>
            </w:r>
          </w:p>
        </w:tc>
      </w:tr>
    </w:tbl>
    <w:p w:rsidR="001A3BED" w:rsidRDefault="001A3BED">
      <w:pPr>
        <w:spacing w:after="160" w:line="259" w:lineRule="auto"/>
        <w:rPr>
          <w:rFonts w:asciiTheme="majorBidi" w:hAnsiTheme="majorBidi" w:cstheme="majorBidi"/>
          <w:sz w:val="28"/>
          <w:szCs w:val="28"/>
        </w:rPr>
      </w:pPr>
    </w:p>
    <w:p w:rsidR="00A700F5" w:rsidRDefault="00A700F5">
      <w:pPr>
        <w:spacing w:after="160" w:line="259" w:lineRule="auto"/>
        <w:rPr>
          <w:rFonts w:asciiTheme="majorBidi" w:hAnsiTheme="majorBidi" w:cstheme="majorBidi"/>
          <w:sz w:val="28"/>
          <w:szCs w:val="28"/>
        </w:rPr>
      </w:pPr>
    </w:p>
    <w:p w:rsidR="001A3BED" w:rsidRDefault="001A3BED" w:rsidP="00226D92">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D56F9E" w:rsidRPr="003F6174" w:rsidRDefault="00D56F9E" w:rsidP="00A700F5">
      <w:pPr>
        <w:pStyle w:val="ListParagraph"/>
        <w:spacing w:line="360" w:lineRule="auto"/>
        <w:rPr>
          <w:rFonts w:asciiTheme="majorBidi" w:hAnsiTheme="majorBidi" w:cstheme="majorBidi"/>
          <w:sz w:val="28"/>
          <w:szCs w:val="28"/>
        </w:rPr>
      </w:pPr>
    </w:p>
    <w:p w:rsidR="00511891" w:rsidRPr="00B4490A" w:rsidRDefault="00511891" w:rsidP="00511891">
      <w:pPr>
        <w:pStyle w:val="ListParagraph"/>
        <w:numPr>
          <w:ilvl w:val="0"/>
          <w:numId w:val="5"/>
        </w:numPr>
        <w:spacing w:line="360" w:lineRule="auto"/>
        <w:rPr>
          <w:rFonts w:asciiTheme="majorBidi" w:hAnsiTheme="majorBidi" w:cstheme="majorBidi"/>
          <w:sz w:val="28"/>
          <w:szCs w:val="28"/>
        </w:rPr>
      </w:pPr>
      <w:bookmarkStart w:id="20" w:name="_Toc41357504"/>
      <w:r w:rsidRPr="00226D92">
        <w:rPr>
          <w:rStyle w:val="Heading3Char"/>
          <w:rFonts w:asciiTheme="majorBidi" w:hAnsiTheme="majorBidi"/>
          <w:b/>
          <w:bCs/>
          <w:color w:val="000000" w:themeColor="text1"/>
          <w:sz w:val="28"/>
          <w:szCs w:val="28"/>
        </w:rPr>
        <w:t>Mux A</w:t>
      </w:r>
      <w:bookmarkEnd w:id="20"/>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w:t>
      </w:r>
      <w:proofErr w:type="spellStart"/>
      <w:r>
        <w:rPr>
          <w:rFonts w:asciiTheme="majorBidi" w:hAnsiTheme="majorBidi" w:cstheme="majorBidi"/>
          <w:color w:val="FF0000"/>
          <w:sz w:val="28"/>
          <w:szCs w:val="28"/>
        </w:rPr>
        <w:t>Rdst</w:t>
      </w:r>
      <w:proofErr w:type="spellEnd"/>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Rsrc1</w:t>
      </w:r>
      <w:r w:rsidRPr="00B4490A">
        <w:rPr>
          <w:rFonts w:asciiTheme="majorBidi" w:hAnsiTheme="majorBidi" w:cstheme="majorBidi"/>
          <w:color w:val="FF0000"/>
          <w:sz w:val="28"/>
          <w:szCs w:val="28"/>
        </w:rPr>
        <w:t xml:space="preserve">” </w:t>
      </w:r>
      <w:r>
        <w:rPr>
          <w:rFonts w:asciiTheme="majorBidi" w:hAnsiTheme="majorBidi" w:cstheme="majorBidi"/>
          <w:sz w:val="28"/>
          <w:szCs w:val="28"/>
        </w:rPr>
        <w:t>based on the selector coming from control unit</w:t>
      </w:r>
      <w:r>
        <w:rPr>
          <w:rFonts w:asciiTheme="majorBidi" w:hAnsiTheme="majorBidi" w:cstheme="majorBidi"/>
          <w:color w:val="FF0000"/>
          <w:sz w:val="28"/>
          <w:szCs w:val="28"/>
        </w:rPr>
        <w:t>.</w:t>
      </w:r>
    </w:p>
    <w:p w:rsidR="00082CE6" w:rsidRPr="001A3BED" w:rsidRDefault="00511891" w:rsidP="001A3BED">
      <w:pPr>
        <w:pStyle w:val="ListParagraph"/>
        <w:numPr>
          <w:ilvl w:val="0"/>
          <w:numId w:val="5"/>
        </w:numPr>
        <w:spacing w:line="360" w:lineRule="auto"/>
        <w:rPr>
          <w:rFonts w:asciiTheme="majorBidi" w:hAnsiTheme="majorBidi" w:cstheme="majorBidi"/>
          <w:sz w:val="28"/>
          <w:szCs w:val="28"/>
        </w:rPr>
      </w:pPr>
      <w:bookmarkStart w:id="21" w:name="_Toc41357505"/>
      <w:r w:rsidRPr="00226D92">
        <w:rPr>
          <w:rStyle w:val="Heading3Char"/>
          <w:rFonts w:asciiTheme="majorBidi" w:hAnsiTheme="majorBidi"/>
          <w:b/>
          <w:bCs/>
          <w:color w:val="000000" w:themeColor="text1"/>
          <w:sz w:val="28"/>
          <w:szCs w:val="28"/>
        </w:rPr>
        <w:t>Mux B</w:t>
      </w:r>
      <w:bookmarkEnd w:id="21"/>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2x1 mux which selects between </w:t>
      </w:r>
      <w:r w:rsidRPr="00B4490A">
        <w:rPr>
          <w:rFonts w:asciiTheme="majorBidi" w:hAnsiTheme="majorBidi" w:cstheme="majorBidi"/>
          <w:color w:val="FF0000"/>
          <w:sz w:val="28"/>
          <w:szCs w:val="28"/>
        </w:rPr>
        <w:t>“</w:t>
      </w:r>
      <w:proofErr w:type="spellStart"/>
      <w:r>
        <w:rPr>
          <w:rFonts w:asciiTheme="majorBidi" w:hAnsiTheme="majorBidi" w:cstheme="majorBidi"/>
          <w:color w:val="FF0000"/>
          <w:sz w:val="28"/>
          <w:szCs w:val="28"/>
        </w:rPr>
        <w:t>Rdst</w:t>
      </w:r>
      <w:proofErr w:type="spellEnd"/>
      <w:r w:rsidRPr="00B4490A">
        <w:rPr>
          <w:rFonts w:asciiTheme="majorBidi" w:hAnsiTheme="majorBidi" w:cstheme="majorBidi"/>
          <w:color w:val="FF0000"/>
          <w:sz w:val="28"/>
          <w:szCs w:val="28"/>
        </w:rPr>
        <w:t xml:space="preserve">” </w:t>
      </w:r>
      <w:r>
        <w:rPr>
          <w:rFonts w:asciiTheme="majorBidi" w:hAnsiTheme="majorBidi" w:cstheme="majorBidi"/>
          <w:sz w:val="28"/>
          <w:szCs w:val="28"/>
        </w:rPr>
        <w:t xml:space="preserve">&amp; </w:t>
      </w:r>
      <w:r w:rsidRPr="00B4490A">
        <w:rPr>
          <w:rFonts w:asciiTheme="majorBidi" w:hAnsiTheme="majorBidi" w:cstheme="majorBidi"/>
          <w:color w:val="FF0000"/>
          <w:sz w:val="28"/>
          <w:szCs w:val="28"/>
        </w:rPr>
        <w:t>“</w:t>
      </w:r>
      <w:r>
        <w:rPr>
          <w:rFonts w:asciiTheme="majorBidi" w:hAnsiTheme="majorBidi" w:cstheme="majorBidi"/>
          <w:color w:val="FF0000"/>
          <w:sz w:val="28"/>
          <w:szCs w:val="28"/>
        </w:rPr>
        <w:t>Rsrc2</w:t>
      </w:r>
      <w:r w:rsidRPr="00B4490A">
        <w:rPr>
          <w:rFonts w:asciiTheme="majorBidi" w:hAnsiTheme="majorBidi" w:cstheme="majorBidi"/>
          <w:color w:val="FF0000"/>
          <w:sz w:val="28"/>
          <w:szCs w:val="28"/>
        </w:rPr>
        <w:t xml:space="preserve">” </w:t>
      </w:r>
      <w:r>
        <w:rPr>
          <w:rFonts w:asciiTheme="majorBidi" w:hAnsiTheme="majorBidi" w:cstheme="majorBidi"/>
          <w:sz w:val="28"/>
          <w:szCs w:val="28"/>
        </w:rPr>
        <w:t>based on the selector coming from control unit</w:t>
      </w:r>
      <w:r>
        <w:rPr>
          <w:rFonts w:asciiTheme="majorBidi" w:hAnsiTheme="majorBidi" w:cstheme="majorBidi"/>
          <w:color w:val="FF0000"/>
          <w:sz w:val="28"/>
          <w:szCs w:val="28"/>
        </w:rPr>
        <w:t>.</w:t>
      </w:r>
    </w:p>
    <w:p w:rsidR="00082CE6" w:rsidRDefault="00511891" w:rsidP="00511891">
      <w:pPr>
        <w:pStyle w:val="ListParagraph"/>
        <w:numPr>
          <w:ilvl w:val="0"/>
          <w:numId w:val="5"/>
        </w:numPr>
        <w:spacing w:line="360" w:lineRule="auto"/>
        <w:rPr>
          <w:rFonts w:asciiTheme="majorBidi" w:hAnsiTheme="majorBidi" w:cstheme="majorBidi"/>
          <w:sz w:val="28"/>
          <w:szCs w:val="28"/>
        </w:rPr>
      </w:pPr>
      <w:bookmarkStart w:id="22" w:name="_Toc41357506"/>
      <w:r w:rsidRPr="00226D92">
        <w:rPr>
          <w:rStyle w:val="Heading3Char"/>
          <w:rFonts w:asciiTheme="majorBidi" w:hAnsiTheme="majorBidi"/>
          <w:b/>
          <w:bCs/>
          <w:color w:val="000000" w:themeColor="text1"/>
          <w:sz w:val="28"/>
          <w:szCs w:val="28"/>
        </w:rPr>
        <w:t>Register File</w:t>
      </w:r>
      <w:bookmarkEnd w:id="22"/>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a unit containing 8 registers of 32 bit size that takes 5 inputs from the Write back stage and </w:t>
      </w:r>
      <w:r w:rsidR="00082CE6">
        <w:rPr>
          <w:rFonts w:asciiTheme="majorBidi" w:hAnsiTheme="majorBidi" w:cstheme="majorBidi"/>
          <w:sz w:val="28"/>
          <w:szCs w:val="28"/>
        </w:rPr>
        <w:t>fetches 2 outputs. The inputs are:</w:t>
      </w:r>
    </w:p>
    <w:p w:rsidR="00082CE6" w:rsidRDefault="00082CE6" w:rsidP="00082CE6">
      <w:pPr>
        <w:pStyle w:val="ListParagraph"/>
        <w:numPr>
          <w:ilvl w:val="1"/>
          <w:numId w:val="5"/>
        </w:numPr>
        <w:spacing w:line="360" w:lineRule="auto"/>
        <w:rPr>
          <w:rFonts w:asciiTheme="majorBidi" w:hAnsiTheme="majorBidi" w:cstheme="majorBidi"/>
          <w:sz w:val="28"/>
          <w:szCs w:val="28"/>
        </w:rPr>
      </w:pPr>
      <w:r>
        <w:rPr>
          <w:rFonts w:asciiTheme="majorBidi" w:hAnsiTheme="majorBidi" w:cstheme="majorBidi"/>
          <w:sz w:val="28"/>
          <w:szCs w:val="28"/>
        </w:rPr>
        <w:t xml:space="preserve"> “Address 1 Data”, </w:t>
      </w:r>
      <w:r>
        <w:rPr>
          <w:rFonts w:asciiTheme="majorBidi" w:hAnsiTheme="majorBidi" w:cstheme="majorBidi"/>
          <w:sz w:val="28"/>
          <w:szCs w:val="28"/>
        </w:rPr>
        <w:tab/>
      </w:r>
      <w:r>
        <w:rPr>
          <w:rFonts w:asciiTheme="majorBidi" w:hAnsiTheme="majorBidi" w:cstheme="majorBidi"/>
          <w:sz w:val="28"/>
          <w:szCs w:val="28"/>
        </w:rPr>
        <w:tab/>
        <w:t>32 bits</w:t>
      </w:r>
    </w:p>
    <w:p w:rsidR="00D56F9E" w:rsidRDefault="00082CE6" w:rsidP="00082CE6">
      <w:pPr>
        <w:pStyle w:val="ListParagraph"/>
        <w:numPr>
          <w:ilvl w:val="1"/>
          <w:numId w:val="5"/>
        </w:numPr>
        <w:spacing w:line="360" w:lineRule="auto"/>
        <w:rPr>
          <w:rFonts w:asciiTheme="majorBidi" w:hAnsiTheme="majorBidi" w:cstheme="majorBidi"/>
          <w:sz w:val="28"/>
          <w:szCs w:val="28"/>
        </w:rPr>
      </w:pPr>
      <w:r>
        <w:rPr>
          <w:rFonts w:asciiTheme="majorBidi" w:hAnsiTheme="majorBidi" w:cstheme="majorBidi"/>
          <w:sz w:val="28"/>
          <w:szCs w:val="28"/>
        </w:rPr>
        <w:t xml:space="preserve">“Address 2 Data”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32 bits</w:t>
      </w:r>
    </w:p>
    <w:p w:rsidR="00082CE6" w:rsidRDefault="00082CE6" w:rsidP="00082CE6">
      <w:pPr>
        <w:pStyle w:val="ListParagraph"/>
        <w:numPr>
          <w:ilvl w:val="1"/>
          <w:numId w:val="5"/>
        </w:numPr>
        <w:spacing w:line="360" w:lineRule="auto"/>
        <w:rPr>
          <w:rFonts w:asciiTheme="majorBidi" w:hAnsiTheme="majorBidi" w:cstheme="majorBidi"/>
          <w:sz w:val="28"/>
          <w:szCs w:val="28"/>
        </w:rPr>
      </w:pPr>
      <w:r>
        <w:rPr>
          <w:rFonts w:asciiTheme="majorBidi" w:hAnsiTheme="majorBidi" w:cstheme="majorBidi"/>
          <w:sz w:val="28"/>
          <w:szCs w:val="28"/>
        </w:rPr>
        <w:t>“Address 1”</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32 bits</w:t>
      </w:r>
    </w:p>
    <w:p w:rsidR="00082CE6" w:rsidRDefault="00082CE6" w:rsidP="00082CE6">
      <w:pPr>
        <w:pStyle w:val="ListParagraph"/>
        <w:numPr>
          <w:ilvl w:val="1"/>
          <w:numId w:val="5"/>
        </w:numPr>
        <w:spacing w:line="360" w:lineRule="auto"/>
        <w:rPr>
          <w:rFonts w:asciiTheme="majorBidi" w:hAnsiTheme="majorBidi" w:cstheme="majorBidi"/>
          <w:sz w:val="28"/>
          <w:szCs w:val="28"/>
        </w:rPr>
      </w:pPr>
      <w:r>
        <w:rPr>
          <w:rFonts w:asciiTheme="majorBidi" w:hAnsiTheme="majorBidi" w:cstheme="majorBidi"/>
          <w:sz w:val="28"/>
          <w:szCs w:val="28"/>
        </w:rPr>
        <w:t xml:space="preserve">“Address 2”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32 bits</w:t>
      </w:r>
    </w:p>
    <w:p w:rsidR="00082CE6" w:rsidRDefault="00082CE6" w:rsidP="00082CE6">
      <w:pPr>
        <w:pStyle w:val="ListParagraph"/>
        <w:numPr>
          <w:ilvl w:val="1"/>
          <w:numId w:val="5"/>
        </w:numPr>
        <w:spacing w:line="360" w:lineRule="auto"/>
        <w:rPr>
          <w:rFonts w:asciiTheme="majorBidi" w:hAnsiTheme="majorBidi" w:cstheme="majorBidi"/>
          <w:sz w:val="28"/>
          <w:szCs w:val="28"/>
        </w:rPr>
      </w:pPr>
      <w:r>
        <w:rPr>
          <w:rFonts w:asciiTheme="majorBidi" w:hAnsiTheme="majorBidi" w:cstheme="majorBidi"/>
          <w:sz w:val="28"/>
          <w:szCs w:val="28"/>
        </w:rPr>
        <w:t xml:space="preserve">“Write Selector”,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32 bits</w:t>
      </w:r>
    </w:p>
    <w:p w:rsidR="00082CE6" w:rsidRDefault="00082CE6" w:rsidP="00082CE6">
      <w:pPr>
        <w:pStyle w:val="ListParagraph"/>
        <w:numPr>
          <w:ilvl w:val="0"/>
          <w:numId w:val="5"/>
        </w:numPr>
        <w:spacing w:line="360" w:lineRule="auto"/>
        <w:rPr>
          <w:rFonts w:asciiTheme="majorBidi" w:hAnsiTheme="majorBidi" w:cstheme="majorBidi"/>
          <w:sz w:val="28"/>
          <w:szCs w:val="28"/>
        </w:rPr>
      </w:pPr>
      <w:bookmarkStart w:id="23" w:name="_Toc41357507"/>
      <w:r w:rsidRPr="00226D92">
        <w:rPr>
          <w:rStyle w:val="Heading3Char"/>
          <w:rFonts w:asciiTheme="majorBidi" w:hAnsiTheme="majorBidi"/>
          <w:b/>
          <w:bCs/>
          <w:color w:val="000000" w:themeColor="text1"/>
          <w:sz w:val="28"/>
          <w:szCs w:val="28"/>
        </w:rPr>
        <w:t>HDU</w:t>
      </w:r>
      <w:bookmarkEnd w:id="23"/>
      <w:r w:rsidRPr="00226D92">
        <w:t>:</w:t>
      </w:r>
      <w:r w:rsidRPr="00226D92">
        <w:rPr>
          <w:rFonts w:asciiTheme="majorBidi" w:hAnsiTheme="majorBidi" w:cstheme="majorBidi"/>
          <w:color w:val="000000" w:themeColor="text1"/>
          <w:sz w:val="32"/>
          <w:szCs w:val="32"/>
        </w:rPr>
        <w:t xml:space="preserve"> </w:t>
      </w:r>
      <w:r>
        <w:rPr>
          <w:rFonts w:asciiTheme="majorBidi" w:hAnsiTheme="majorBidi" w:cstheme="majorBidi"/>
          <w:sz w:val="28"/>
          <w:szCs w:val="28"/>
        </w:rPr>
        <w:t xml:space="preserve">a unit that decides if there is a load case use hazard and initiates signals to cause a 1 cycle stall by giving 0’s to the next in line signal buffers and stopping PC and IF/ID buffer. </w:t>
      </w:r>
    </w:p>
    <w:p w:rsidR="00082CE6" w:rsidRPr="00A700F5" w:rsidRDefault="00082CE6" w:rsidP="00082CE6">
      <w:pPr>
        <w:pStyle w:val="ListParagraph"/>
        <w:numPr>
          <w:ilvl w:val="0"/>
          <w:numId w:val="5"/>
        </w:numPr>
        <w:spacing w:line="360" w:lineRule="auto"/>
        <w:rPr>
          <w:rFonts w:asciiTheme="majorBidi" w:hAnsiTheme="majorBidi" w:cstheme="majorBidi"/>
          <w:sz w:val="28"/>
          <w:szCs w:val="28"/>
        </w:rPr>
      </w:pPr>
      <w:bookmarkStart w:id="24" w:name="_Toc41357508"/>
      <w:r w:rsidRPr="00226D92">
        <w:rPr>
          <w:rStyle w:val="Heading3Char"/>
          <w:rFonts w:asciiTheme="majorBidi" w:hAnsiTheme="majorBidi"/>
          <w:b/>
          <w:bCs/>
          <w:color w:val="000000" w:themeColor="text1"/>
          <w:sz w:val="28"/>
          <w:szCs w:val="28"/>
        </w:rPr>
        <w:t>ID/EX Buffer</w:t>
      </w:r>
      <w:bookmarkEnd w:id="24"/>
      <w:r w:rsidRPr="00226D92">
        <w:t>:</w:t>
      </w:r>
      <w:r w:rsidRPr="00226D92">
        <w:rPr>
          <w:rFonts w:asciiTheme="majorBidi" w:hAnsiTheme="majorBidi" w:cstheme="majorBidi"/>
          <w:b/>
          <w:bCs/>
          <w:color w:val="000000" w:themeColor="text1"/>
          <w:sz w:val="32"/>
          <w:szCs w:val="32"/>
        </w:rPr>
        <w:t xml:space="preserve"> </w:t>
      </w:r>
      <w:r>
        <w:rPr>
          <w:rFonts w:asciiTheme="majorBidi" w:hAnsiTheme="majorBidi" w:cstheme="majorBidi"/>
          <w:sz w:val="28"/>
          <w:szCs w:val="28"/>
        </w:rPr>
        <w:t xml:space="preserve">this a bank of registers that is used to hold the values of the </w:t>
      </w:r>
      <w:r w:rsidRPr="00FE0E19">
        <w:rPr>
          <w:rFonts w:asciiTheme="majorBidi" w:hAnsiTheme="majorBidi" w:cstheme="majorBidi"/>
          <w:color w:val="FF0000"/>
          <w:sz w:val="28"/>
          <w:szCs w:val="28"/>
        </w:rPr>
        <w:t xml:space="preserve">“Fetched Instruction” </w:t>
      </w:r>
      <w:r>
        <w:rPr>
          <w:rFonts w:asciiTheme="majorBidi" w:hAnsiTheme="majorBidi" w:cstheme="majorBidi"/>
          <w:sz w:val="28"/>
          <w:szCs w:val="28"/>
        </w:rPr>
        <w:t>&amp; “</w:t>
      </w:r>
      <w:r w:rsidRPr="00FE0E19">
        <w:rPr>
          <w:rFonts w:asciiTheme="majorBidi" w:hAnsiTheme="majorBidi" w:cstheme="majorBidi"/>
          <w:color w:val="FF0000"/>
          <w:sz w:val="28"/>
          <w:szCs w:val="28"/>
        </w:rPr>
        <w:t>Current PC</w:t>
      </w:r>
      <w:r>
        <w:rPr>
          <w:rFonts w:asciiTheme="majorBidi" w:hAnsiTheme="majorBidi" w:cstheme="majorBidi"/>
          <w:color w:val="FF0000"/>
          <w:sz w:val="28"/>
          <w:szCs w:val="28"/>
        </w:rPr>
        <w:t xml:space="preserve">” </w:t>
      </w:r>
      <w:r>
        <w:rPr>
          <w:rFonts w:asciiTheme="majorBidi" w:hAnsiTheme="majorBidi" w:cstheme="majorBidi"/>
          <w:color w:val="000000" w:themeColor="text1"/>
          <w:sz w:val="28"/>
          <w:szCs w:val="28"/>
        </w:rPr>
        <w:t xml:space="preserve">&amp; </w:t>
      </w:r>
      <w:r w:rsidRPr="00082CE6">
        <w:rPr>
          <w:rFonts w:asciiTheme="majorBidi" w:hAnsiTheme="majorBidi" w:cstheme="majorBidi"/>
          <w:color w:val="FF0000"/>
          <w:sz w:val="28"/>
          <w:szCs w:val="28"/>
        </w:rPr>
        <w:t xml:space="preserve">“Control Signals” </w:t>
      </w:r>
      <w:r>
        <w:rPr>
          <w:rFonts w:asciiTheme="majorBidi" w:hAnsiTheme="majorBidi" w:cstheme="majorBidi"/>
          <w:color w:val="000000" w:themeColor="text1"/>
          <w:sz w:val="28"/>
          <w:szCs w:val="28"/>
        </w:rPr>
        <w:t>for each stage.</w:t>
      </w:r>
    </w:p>
    <w:p w:rsidR="00A700F5" w:rsidRDefault="00A700F5" w:rsidP="00A700F5">
      <w:pPr>
        <w:spacing w:line="360" w:lineRule="auto"/>
        <w:rPr>
          <w:rFonts w:asciiTheme="majorBidi" w:hAnsiTheme="majorBidi" w:cstheme="majorBidi"/>
          <w:sz w:val="28"/>
          <w:szCs w:val="28"/>
        </w:rPr>
      </w:pPr>
    </w:p>
    <w:p w:rsidR="00A700F5" w:rsidRDefault="00A700F5">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A700F5" w:rsidRDefault="00A700F5" w:rsidP="00A700F5">
      <w:pPr>
        <w:jc w:val="center"/>
      </w:pPr>
    </w:p>
    <w:p w:rsidR="00A700F5" w:rsidRDefault="00A700F5" w:rsidP="00A700F5">
      <w:pPr>
        <w:pStyle w:val="Heading2"/>
        <w:jc w:val="center"/>
        <w:rPr>
          <w:rFonts w:asciiTheme="majorBidi" w:hAnsiTheme="majorBidi"/>
          <w:b/>
          <w:bCs/>
          <w:color w:val="000000" w:themeColor="text1"/>
          <w:sz w:val="28"/>
          <w:szCs w:val="28"/>
        </w:rPr>
      </w:pPr>
      <w:bookmarkStart w:id="25" w:name="_Toc41357509"/>
      <w:r w:rsidRPr="00226D92">
        <w:rPr>
          <w:rFonts w:asciiTheme="majorBidi" w:hAnsiTheme="majorBidi"/>
          <w:b/>
          <w:bCs/>
          <w:color w:val="000000" w:themeColor="text1"/>
          <w:sz w:val="28"/>
          <w:szCs w:val="28"/>
        </w:rPr>
        <w:t>Execute Stage</w:t>
      </w:r>
      <w:bookmarkEnd w:id="25"/>
    </w:p>
    <w:p w:rsidR="00226D92" w:rsidRPr="00226D92" w:rsidRDefault="00226D92" w:rsidP="00226D92"/>
    <w:p w:rsidR="001A3BED" w:rsidRPr="001A3BED" w:rsidRDefault="001A3BED" w:rsidP="001A3BED">
      <w:pPr>
        <w:jc w:val="center"/>
      </w:pPr>
      <w:r w:rsidRPr="001A3BED">
        <w:rPr>
          <w:noProof/>
        </w:rPr>
        <w:drawing>
          <wp:inline distT="0" distB="0" distL="0" distR="0">
            <wp:extent cx="5029200" cy="491196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980" cy="4912731"/>
                    </a:xfrm>
                    <a:prstGeom prst="rect">
                      <a:avLst/>
                    </a:prstGeom>
                    <a:noFill/>
                    <a:ln>
                      <a:noFill/>
                    </a:ln>
                  </pic:spPr>
                </pic:pic>
              </a:graphicData>
            </a:graphic>
          </wp:inline>
        </w:drawing>
      </w:r>
    </w:p>
    <w:p w:rsidR="00A700F5" w:rsidRPr="00A700F5" w:rsidRDefault="00A700F5" w:rsidP="00A700F5">
      <w:pPr>
        <w:spacing w:after="0" w:line="240" w:lineRule="auto"/>
        <w:rPr>
          <w:rFonts w:asciiTheme="majorBidi" w:eastAsia="Times New Roman" w:hAnsiTheme="majorBidi" w:cstheme="majorBidi"/>
          <w:sz w:val="28"/>
          <w:szCs w:val="28"/>
        </w:rPr>
      </w:pPr>
      <w:bookmarkStart w:id="26" w:name="_Toc41357510"/>
      <w:r w:rsidRPr="00226D92">
        <w:rPr>
          <w:rStyle w:val="Heading3Char"/>
          <w:rFonts w:asciiTheme="majorBidi" w:hAnsiTheme="majorBidi"/>
          <w:b/>
          <w:bCs/>
          <w:color w:val="000000" w:themeColor="text1"/>
          <w:sz w:val="28"/>
          <w:szCs w:val="28"/>
        </w:rPr>
        <w:t>Zero Extender</w:t>
      </w:r>
      <w:bookmarkEnd w:id="26"/>
      <w:r w:rsidRPr="00226D92">
        <w:t>:</w:t>
      </w:r>
      <w:r w:rsidRPr="00A700F5">
        <w:rPr>
          <w:rFonts w:asciiTheme="majorBidi" w:eastAsia="Times New Roman" w:hAnsiTheme="majorBidi" w:cstheme="majorBidi"/>
          <w:color w:val="000000" w:themeColor="text1"/>
          <w:sz w:val="32"/>
          <w:szCs w:val="32"/>
        </w:rPr>
        <w:t xml:space="preserve"> </w:t>
      </w:r>
      <w:r w:rsidRPr="00A700F5">
        <w:rPr>
          <w:rFonts w:asciiTheme="majorBidi" w:eastAsia="Times New Roman" w:hAnsiTheme="majorBidi" w:cstheme="majorBidi"/>
          <w:color w:val="000000"/>
          <w:sz w:val="28"/>
          <w:szCs w:val="28"/>
        </w:rPr>
        <w:t>takes a 16 bit value (the immediate value) and extends to 32 bits value by adding zeros to the left.</w:t>
      </w:r>
    </w:p>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bookmarkStart w:id="27" w:name="_Toc41357511"/>
      <w:r w:rsidRPr="00226D92">
        <w:rPr>
          <w:rStyle w:val="Heading3Char"/>
          <w:rFonts w:asciiTheme="majorBidi" w:hAnsiTheme="majorBidi"/>
          <w:b/>
          <w:bCs/>
          <w:color w:val="000000" w:themeColor="text1"/>
          <w:sz w:val="28"/>
          <w:szCs w:val="28"/>
        </w:rPr>
        <w:t>ALU</w:t>
      </w:r>
      <w:bookmarkEnd w:id="27"/>
      <w:r w:rsidRPr="00226D92">
        <w:t>:</w:t>
      </w:r>
      <w:r w:rsidRPr="00A700F5">
        <w:rPr>
          <w:rFonts w:asciiTheme="majorBidi" w:eastAsia="Times New Roman" w:hAnsiTheme="majorBidi" w:cstheme="majorBidi"/>
          <w:color w:val="000000" w:themeColor="text1"/>
          <w:sz w:val="32"/>
          <w:szCs w:val="32"/>
        </w:rPr>
        <w:t xml:space="preserve"> </w:t>
      </w:r>
      <w:r w:rsidRPr="00A700F5">
        <w:rPr>
          <w:rFonts w:asciiTheme="majorBidi" w:eastAsia="Times New Roman" w:hAnsiTheme="majorBidi" w:cstheme="majorBidi"/>
          <w:color w:val="000000"/>
          <w:sz w:val="28"/>
          <w:szCs w:val="28"/>
        </w:rPr>
        <w:t>executes the following operations:</w:t>
      </w:r>
    </w:p>
    <w:p w:rsidR="00A700F5" w:rsidRPr="00A700F5" w:rsidRDefault="00A700F5" w:rsidP="00A700F5">
      <w:pPr>
        <w:spacing w:after="0" w:line="240" w:lineRule="auto"/>
        <w:rPr>
          <w:rFonts w:asciiTheme="majorBidi" w:eastAsia="Times New Roman" w:hAnsiTheme="majorBidi" w:cstheme="majorBidi"/>
          <w:sz w:val="28"/>
          <w:szCs w:val="28"/>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3272"/>
        <w:gridCol w:w="6088"/>
      </w:tblGrid>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ALU selector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Operation</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Increment Rsrc1</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Decrement Rsrc2</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Pass Rsrc1</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Add Rsrc1 and Rsrc2</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lastRenderedPageBreak/>
              <w:t>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Subtract Rsrc2 from Rsrc1</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And Rsrc1 and Rsrc2</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Or Rsrc1 and Rsrc2</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Not Rsrc1</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1001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Shift left</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Shift right</w:t>
            </w:r>
          </w:p>
        </w:tc>
      </w:tr>
      <w:tr w:rsidR="00A700F5" w:rsidRPr="00A700F5" w:rsidTr="00A700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00F5" w:rsidRPr="00A700F5" w:rsidRDefault="00A700F5" w:rsidP="00A700F5">
            <w:pPr>
              <w:spacing w:after="0" w:line="240" w:lineRule="auto"/>
              <w:jc w:val="center"/>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Pass Rsrc2</w:t>
            </w:r>
          </w:p>
        </w:tc>
      </w:tr>
    </w:tbl>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The ALU takes 2 32-bit operands, 5 bits as a shift amount, 4-bit selector as inputs.</w:t>
      </w:r>
    </w:p>
    <w:p w:rsidR="00A700F5" w:rsidRPr="00A700F5" w:rsidRDefault="00A700F5" w:rsidP="00A700F5">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 xml:space="preserve">It outputs 32-bit result and 1 bit </w:t>
      </w:r>
      <w:r w:rsidR="001A3BED" w:rsidRPr="00A700F5">
        <w:rPr>
          <w:rFonts w:asciiTheme="majorBidi" w:eastAsia="Times New Roman" w:hAnsiTheme="majorBidi" w:cstheme="majorBidi"/>
          <w:color w:val="000000"/>
          <w:sz w:val="28"/>
          <w:szCs w:val="28"/>
        </w:rPr>
        <w:t>zero, carry</w:t>
      </w:r>
      <w:r w:rsidRPr="00A700F5">
        <w:rPr>
          <w:rFonts w:asciiTheme="majorBidi" w:eastAsia="Times New Roman" w:hAnsiTheme="majorBidi" w:cstheme="majorBidi"/>
          <w:color w:val="000000"/>
          <w:sz w:val="28"/>
          <w:szCs w:val="28"/>
        </w:rPr>
        <w:t xml:space="preserve"> and negative flags </w:t>
      </w:r>
    </w:p>
    <w:p w:rsidR="00A700F5" w:rsidRDefault="00A700F5" w:rsidP="00A700F5">
      <w:pPr>
        <w:spacing w:after="0" w:line="240" w:lineRule="auto"/>
        <w:rPr>
          <w:rFonts w:asciiTheme="majorBidi" w:eastAsia="Times New Roman" w:hAnsiTheme="majorBidi" w:cstheme="majorBidi"/>
          <w:sz w:val="28"/>
          <w:szCs w:val="28"/>
        </w:rPr>
      </w:pPr>
    </w:p>
    <w:p w:rsidR="001A3BED" w:rsidRDefault="001A3BED" w:rsidP="00A700F5">
      <w:pPr>
        <w:spacing w:after="0" w:line="240" w:lineRule="auto"/>
        <w:rPr>
          <w:rFonts w:asciiTheme="majorBidi" w:eastAsia="Times New Roman" w:hAnsiTheme="majorBidi" w:cstheme="majorBidi"/>
          <w:sz w:val="28"/>
          <w:szCs w:val="28"/>
        </w:rPr>
      </w:pPr>
    </w:p>
    <w:p w:rsidR="001A3BED" w:rsidRPr="00A700F5" w:rsidRDefault="001A3BED"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bookmarkStart w:id="28" w:name="_Toc41357512"/>
      <w:r w:rsidRPr="00226D92">
        <w:rPr>
          <w:rStyle w:val="Heading3Char"/>
          <w:rFonts w:asciiTheme="majorBidi" w:hAnsiTheme="majorBidi"/>
          <w:b/>
          <w:bCs/>
          <w:color w:val="000000" w:themeColor="text1"/>
          <w:sz w:val="28"/>
          <w:szCs w:val="28"/>
        </w:rPr>
        <w:t>Flags Register</w:t>
      </w:r>
      <w:r w:rsidR="00226D92" w:rsidRPr="00226D92">
        <w:rPr>
          <w:rStyle w:val="Heading3Char"/>
          <w:rFonts w:asciiTheme="majorBidi" w:hAnsiTheme="majorBidi"/>
          <w:b/>
          <w:bCs/>
          <w:color w:val="000000" w:themeColor="text1"/>
          <w:sz w:val="28"/>
          <w:szCs w:val="28"/>
        </w:rPr>
        <w:t>:</w:t>
      </w:r>
      <w:bookmarkEnd w:id="28"/>
      <w:r w:rsidRPr="00A700F5">
        <w:rPr>
          <w:rFonts w:asciiTheme="majorBidi" w:eastAsia="Times New Roman" w:hAnsiTheme="majorBidi" w:cstheme="majorBidi"/>
          <w:color w:val="000000" w:themeColor="text1"/>
          <w:sz w:val="28"/>
          <w:szCs w:val="28"/>
        </w:rPr>
        <w:t xml:space="preserve"> </w:t>
      </w:r>
      <w:r w:rsidRPr="00A700F5">
        <w:rPr>
          <w:rFonts w:asciiTheme="majorBidi" w:eastAsia="Times New Roman" w:hAnsiTheme="majorBidi" w:cstheme="majorBidi"/>
          <w:color w:val="000000"/>
          <w:sz w:val="28"/>
          <w:szCs w:val="28"/>
        </w:rPr>
        <w:t>is a register file that keeps the values of the zero, negative and carry flags.</w:t>
      </w:r>
    </w:p>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Its inputs are:</w:t>
      </w:r>
    </w:p>
    <w:p w:rsidR="00A700F5" w:rsidRPr="00A700F5" w:rsidRDefault="00A700F5" w:rsidP="00A700F5">
      <w:pPr>
        <w:numPr>
          <w:ilvl w:val="0"/>
          <w:numId w:val="6"/>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Zero flag from ALU</w:t>
      </w:r>
    </w:p>
    <w:p w:rsidR="00A700F5" w:rsidRPr="00A700F5" w:rsidRDefault="00A700F5" w:rsidP="00A700F5">
      <w:pPr>
        <w:numPr>
          <w:ilvl w:val="0"/>
          <w:numId w:val="6"/>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Negative flag from ALU</w:t>
      </w:r>
    </w:p>
    <w:p w:rsidR="00A700F5" w:rsidRPr="00A700F5" w:rsidRDefault="00A700F5" w:rsidP="00A700F5">
      <w:pPr>
        <w:numPr>
          <w:ilvl w:val="0"/>
          <w:numId w:val="6"/>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Zero flag from ALU</w:t>
      </w:r>
    </w:p>
    <w:p w:rsidR="00A700F5" w:rsidRPr="00A700F5" w:rsidRDefault="00A700F5" w:rsidP="00A700F5">
      <w:pPr>
        <w:numPr>
          <w:ilvl w:val="0"/>
          <w:numId w:val="6"/>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SETC: 2 bits that if set to 01 will set the carry flag and if set to 10 will clear the carry flag, else it is disabled.</w:t>
      </w:r>
    </w:p>
    <w:p w:rsidR="001A3BED" w:rsidRPr="00A700F5" w:rsidRDefault="00A700F5" w:rsidP="00226D92">
      <w:pPr>
        <w:numPr>
          <w:ilvl w:val="0"/>
          <w:numId w:val="6"/>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RETI bit</w:t>
      </w:r>
    </w:p>
    <w:p w:rsidR="00A700F5" w:rsidRPr="00A700F5" w:rsidRDefault="00A700F5" w:rsidP="00A700F5">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color w:val="000000"/>
          <w:sz w:val="28"/>
          <w:szCs w:val="28"/>
        </w:rPr>
        <w:t>Its outputs are:</w:t>
      </w:r>
    </w:p>
    <w:p w:rsidR="00A700F5" w:rsidRPr="00A700F5" w:rsidRDefault="00A700F5" w:rsidP="00A700F5">
      <w:pPr>
        <w:numPr>
          <w:ilvl w:val="0"/>
          <w:numId w:val="7"/>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Zero flag going into the jump unit</w:t>
      </w:r>
    </w:p>
    <w:p w:rsidR="00A700F5" w:rsidRPr="00A700F5" w:rsidRDefault="00A700F5" w:rsidP="00A700F5">
      <w:pPr>
        <w:numPr>
          <w:ilvl w:val="0"/>
          <w:numId w:val="7"/>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Carry flag going in to the jump unit</w:t>
      </w:r>
    </w:p>
    <w:p w:rsidR="00A700F5" w:rsidRPr="00A700F5" w:rsidRDefault="00A700F5" w:rsidP="00A700F5">
      <w:pPr>
        <w:numPr>
          <w:ilvl w:val="0"/>
          <w:numId w:val="7"/>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Negative flag going in to the jump unit</w:t>
      </w:r>
    </w:p>
    <w:p w:rsidR="00A700F5" w:rsidRPr="00A700F5" w:rsidRDefault="00A700F5" w:rsidP="00A700F5">
      <w:pPr>
        <w:numPr>
          <w:ilvl w:val="0"/>
          <w:numId w:val="7"/>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4 bits flags going in to Execute/Memory buffers.</w:t>
      </w:r>
    </w:p>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bookmarkStart w:id="29" w:name="_Toc41357513"/>
      <w:proofErr w:type="spellStart"/>
      <w:r w:rsidRPr="00226D92">
        <w:rPr>
          <w:rStyle w:val="Heading3Char"/>
          <w:rFonts w:asciiTheme="majorBidi" w:hAnsiTheme="majorBidi"/>
          <w:b/>
          <w:bCs/>
          <w:color w:val="000000" w:themeColor="text1"/>
          <w:sz w:val="28"/>
          <w:szCs w:val="28"/>
        </w:rPr>
        <w:t>Outport</w:t>
      </w:r>
      <w:bookmarkEnd w:id="29"/>
      <w:proofErr w:type="spellEnd"/>
      <w:r w:rsidR="001A3BED" w:rsidRPr="00226D92">
        <w:rPr>
          <w:rFonts w:asciiTheme="majorBidi" w:eastAsia="Times New Roman" w:hAnsiTheme="majorBidi" w:cstheme="majorBidi"/>
          <w:b/>
          <w:bCs/>
          <w:color w:val="000000" w:themeColor="text1"/>
          <w:sz w:val="28"/>
          <w:szCs w:val="28"/>
        </w:rPr>
        <w:t>:</w:t>
      </w:r>
      <w:r w:rsidRPr="00A700F5">
        <w:rPr>
          <w:rFonts w:asciiTheme="majorBidi" w:eastAsia="Times New Roman" w:hAnsiTheme="majorBidi" w:cstheme="majorBidi"/>
          <w:color w:val="000000" w:themeColor="text1"/>
          <w:sz w:val="28"/>
          <w:szCs w:val="28"/>
        </w:rPr>
        <w:t xml:space="preserve"> </w:t>
      </w:r>
      <w:r w:rsidRPr="00A700F5">
        <w:rPr>
          <w:rFonts w:asciiTheme="majorBidi" w:eastAsia="Times New Roman" w:hAnsiTheme="majorBidi" w:cstheme="majorBidi"/>
          <w:color w:val="000000"/>
          <w:sz w:val="28"/>
          <w:szCs w:val="28"/>
        </w:rPr>
        <w:t>takes a one bit enable, and 32 bits value to output.</w:t>
      </w:r>
    </w:p>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bookmarkStart w:id="30" w:name="_Toc41357514"/>
      <w:proofErr w:type="spellStart"/>
      <w:r w:rsidRPr="00226D92">
        <w:rPr>
          <w:rStyle w:val="Heading3Char"/>
          <w:rFonts w:asciiTheme="majorBidi" w:hAnsiTheme="majorBidi"/>
          <w:b/>
          <w:bCs/>
          <w:color w:val="000000" w:themeColor="text1"/>
          <w:sz w:val="28"/>
          <w:szCs w:val="28"/>
        </w:rPr>
        <w:t>Inport</w:t>
      </w:r>
      <w:proofErr w:type="spellEnd"/>
      <w:r w:rsidRPr="00226D92">
        <w:rPr>
          <w:rStyle w:val="Heading3Char"/>
        </w:rPr>
        <w:t>:</w:t>
      </w:r>
      <w:bookmarkEnd w:id="30"/>
      <w:r w:rsidRPr="00A700F5">
        <w:rPr>
          <w:rFonts w:asciiTheme="majorBidi" w:eastAsia="Times New Roman" w:hAnsiTheme="majorBidi" w:cstheme="majorBidi"/>
          <w:b/>
          <w:bCs/>
          <w:color w:val="000000"/>
          <w:sz w:val="28"/>
          <w:szCs w:val="28"/>
        </w:rPr>
        <w:t xml:space="preserve"> </w:t>
      </w:r>
      <w:r w:rsidRPr="00A700F5">
        <w:rPr>
          <w:rFonts w:asciiTheme="majorBidi" w:eastAsia="Times New Roman" w:hAnsiTheme="majorBidi" w:cstheme="majorBidi"/>
          <w:color w:val="000000"/>
          <w:sz w:val="28"/>
          <w:szCs w:val="28"/>
        </w:rPr>
        <w:t>takes a 32 bit value.</w:t>
      </w:r>
    </w:p>
    <w:p w:rsidR="00A700F5" w:rsidRPr="00A700F5" w:rsidRDefault="00A700F5" w:rsidP="00A700F5">
      <w:pPr>
        <w:spacing w:after="0" w:line="240" w:lineRule="auto"/>
        <w:rPr>
          <w:rFonts w:asciiTheme="majorBidi" w:eastAsia="Times New Roman" w:hAnsiTheme="majorBidi" w:cstheme="majorBidi"/>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b/>
          <w:bCs/>
          <w:color w:val="000000"/>
          <w:sz w:val="28"/>
          <w:szCs w:val="28"/>
        </w:rPr>
        <w:t xml:space="preserve">5 Multiplexers </w:t>
      </w:r>
      <w:r w:rsidRPr="00A700F5">
        <w:rPr>
          <w:rFonts w:asciiTheme="majorBidi" w:eastAsia="Times New Roman" w:hAnsiTheme="majorBidi" w:cstheme="majorBidi"/>
          <w:color w:val="000000"/>
          <w:sz w:val="28"/>
          <w:szCs w:val="28"/>
        </w:rPr>
        <w:t>explained in the following section.</w:t>
      </w:r>
    </w:p>
    <w:p w:rsidR="00A700F5" w:rsidRPr="00A700F5" w:rsidRDefault="00A700F5" w:rsidP="00A700F5">
      <w:pPr>
        <w:spacing w:after="0" w:line="240" w:lineRule="auto"/>
        <w:rPr>
          <w:rFonts w:asciiTheme="majorBidi" w:eastAsia="Times New Roman" w:hAnsiTheme="majorBidi" w:cstheme="majorBidi"/>
          <w:sz w:val="28"/>
          <w:szCs w:val="28"/>
        </w:rPr>
      </w:pPr>
    </w:p>
    <w:p w:rsidR="00226D92" w:rsidRDefault="00A700F5" w:rsidP="00226D92">
      <w:pPr>
        <w:spacing w:after="0" w:line="240" w:lineRule="auto"/>
        <w:rPr>
          <w:rFonts w:asciiTheme="majorBidi" w:eastAsia="Times New Roman" w:hAnsiTheme="majorBidi" w:cstheme="majorBidi"/>
          <w:sz w:val="28"/>
          <w:szCs w:val="28"/>
        </w:rPr>
      </w:pPr>
      <w:r w:rsidRPr="00A700F5">
        <w:rPr>
          <w:rFonts w:asciiTheme="majorBidi" w:eastAsia="Times New Roman" w:hAnsiTheme="majorBidi" w:cstheme="majorBidi"/>
          <w:b/>
          <w:bCs/>
          <w:color w:val="000000"/>
          <w:sz w:val="28"/>
          <w:szCs w:val="28"/>
        </w:rPr>
        <w:t>3 AND gates and 1 OR gate.</w:t>
      </w:r>
    </w:p>
    <w:p w:rsidR="00226D92" w:rsidRPr="00226D92" w:rsidRDefault="00226D92" w:rsidP="00226D92">
      <w:pPr>
        <w:spacing w:after="0" w:line="240" w:lineRule="auto"/>
        <w:rPr>
          <w:rFonts w:asciiTheme="majorBidi" w:eastAsia="Times New Roman" w:hAnsiTheme="majorBidi" w:cstheme="majorBidi"/>
          <w:sz w:val="28"/>
          <w:szCs w:val="28"/>
        </w:rPr>
      </w:pPr>
    </w:p>
    <w:p w:rsidR="00226D92" w:rsidRDefault="00226D92" w:rsidP="00A700F5">
      <w:pPr>
        <w:spacing w:after="0" w:line="240" w:lineRule="auto"/>
        <w:rPr>
          <w:rFonts w:asciiTheme="majorBidi" w:eastAsia="Times New Roman" w:hAnsiTheme="majorBidi" w:cstheme="majorBidi"/>
          <w:b/>
          <w:bCs/>
          <w:color w:val="000000"/>
          <w:sz w:val="28"/>
          <w:szCs w:val="28"/>
        </w:rPr>
      </w:pPr>
    </w:p>
    <w:p w:rsidR="00226D92" w:rsidRDefault="00226D92" w:rsidP="00A700F5">
      <w:pPr>
        <w:spacing w:after="0" w:line="240" w:lineRule="auto"/>
        <w:rPr>
          <w:rFonts w:asciiTheme="majorBidi" w:eastAsia="Times New Roman" w:hAnsiTheme="majorBidi" w:cstheme="majorBidi"/>
          <w:b/>
          <w:bCs/>
          <w:color w:val="000000"/>
          <w:sz w:val="28"/>
          <w:szCs w:val="28"/>
        </w:rPr>
      </w:pPr>
    </w:p>
    <w:p w:rsidR="00226D92" w:rsidRDefault="00226D92" w:rsidP="00A700F5">
      <w:pPr>
        <w:spacing w:after="0" w:line="240" w:lineRule="auto"/>
        <w:rPr>
          <w:rFonts w:asciiTheme="majorBidi" w:eastAsia="Times New Roman" w:hAnsiTheme="majorBidi" w:cstheme="majorBidi"/>
          <w:b/>
          <w:bCs/>
          <w:color w:val="000000"/>
          <w:sz w:val="28"/>
          <w:szCs w:val="28"/>
        </w:rPr>
      </w:pPr>
    </w:p>
    <w:p w:rsidR="00226D92" w:rsidRDefault="00226D92" w:rsidP="00A700F5">
      <w:pPr>
        <w:spacing w:after="0" w:line="240" w:lineRule="auto"/>
        <w:rPr>
          <w:rStyle w:val="Heading3Char"/>
          <w:rFonts w:asciiTheme="majorBidi" w:hAnsiTheme="majorBidi"/>
          <w:b/>
          <w:bCs/>
          <w:color w:val="000000" w:themeColor="text1"/>
          <w:sz w:val="28"/>
          <w:szCs w:val="28"/>
        </w:rPr>
      </w:pPr>
    </w:p>
    <w:p w:rsidR="00226D92" w:rsidRDefault="00226D92" w:rsidP="00A700F5">
      <w:pPr>
        <w:spacing w:after="0" w:line="240" w:lineRule="auto"/>
        <w:rPr>
          <w:rStyle w:val="Heading3Char"/>
          <w:rFonts w:asciiTheme="majorBidi" w:hAnsiTheme="majorBidi"/>
          <w:b/>
          <w:bCs/>
          <w:color w:val="000000" w:themeColor="text1"/>
          <w:sz w:val="28"/>
          <w:szCs w:val="28"/>
        </w:rPr>
      </w:pPr>
    </w:p>
    <w:p w:rsidR="00A700F5" w:rsidRPr="00A700F5" w:rsidRDefault="00A700F5" w:rsidP="00A700F5">
      <w:pPr>
        <w:spacing w:after="0" w:line="240" w:lineRule="auto"/>
        <w:rPr>
          <w:rFonts w:asciiTheme="majorBidi" w:eastAsia="Times New Roman" w:hAnsiTheme="majorBidi" w:cstheme="majorBidi"/>
          <w:sz w:val="28"/>
          <w:szCs w:val="28"/>
        </w:rPr>
      </w:pPr>
      <w:bookmarkStart w:id="31" w:name="_Toc41357515"/>
      <w:r w:rsidRPr="00226D92">
        <w:rPr>
          <w:rStyle w:val="Heading3Char"/>
          <w:rFonts w:asciiTheme="majorBidi" w:hAnsiTheme="majorBidi"/>
          <w:b/>
          <w:bCs/>
          <w:color w:val="000000" w:themeColor="text1"/>
          <w:sz w:val="28"/>
          <w:szCs w:val="28"/>
        </w:rPr>
        <w:t>Forwarding Unit</w:t>
      </w:r>
      <w:r w:rsidRPr="00226D92">
        <w:rPr>
          <w:rStyle w:val="Heading3Char"/>
        </w:rPr>
        <w:t>:</w:t>
      </w:r>
      <w:bookmarkEnd w:id="31"/>
      <w:r w:rsidRPr="00A700F5">
        <w:rPr>
          <w:rFonts w:asciiTheme="majorBidi" w:eastAsia="Times New Roman" w:hAnsiTheme="majorBidi" w:cstheme="majorBidi"/>
          <w:b/>
          <w:bCs/>
          <w:color w:val="000000"/>
          <w:sz w:val="28"/>
          <w:szCs w:val="28"/>
        </w:rPr>
        <w:t xml:space="preserve"> </w:t>
      </w:r>
      <w:r w:rsidRPr="00A700F5">
        <w:rPr>
          <w:rFonts w:asciiTheme="majorBidi" w:eastAsia="Times New Roman" w:hAnsiTheme="majorBidi" w:cstheme="majorBidi"/>
          <w:color w:val="000000"/>
          <w:sz w:val="28"/>
          <w:szCs w:val="28"/>
        </w:rPr>
        <w:t>the unit responsible for forwarding Rsrc1 and Rsrc2 from Memory and Write</w:t>
      </w:r>
      <w:r w:rsidR="001A3BED">
        <w:rPr>
          <w:rFonts w:asciiTheme="majorBidi" w:eastAsia="Times New Roman" w:hAnsiTheme="majorBidi" w:cstheme="majorBidi"/>
          <w:color w:val="000000"/>
          <w:sz w:val="28"/>
          <w:szCs w:val="28"/>
        </w:rPr>
        <w:t xml:space="preserve"> </w:t>
      </w:r>
      <w:r w:rsidRPr="00A700F5">
        <w:rPr>
          <w:rFonts w:asciiTheme="majorBidi" w:eastAsia="Times New Roman" w:hAnsiTheme="majorBidi" w:cstheme="majorBidi"/>
          <w:color w:val="000000"/>
          <w:sz w:val="28"/>
          <w:szCs w:val="28"/>
        </w:rPr>
        <w:t>Back stages. It is also responsible for the selectors of the multiplexers that pass either the register values or the forwarded values.</w:t>
      </w:r>
    </w:p>
    <w:p w:rsidR="00764C10" w:rsidRDefault="00764C10" w:rsidP="00764C10">
      <w:pPr>
        <w:spacing w:after="0" w:line="240" w:lineRule="auto"/>
        <w:rPr>
          <w:rFonts w:ascii="Arial" w:eastAsia="Times New Roman" w:hAnsi="Arial" w:cs="Arial"/>
          <w:b/>
          <w:bCs/>
          <w:color w:val="000000"/>
          <w:sz w:val="28"/>
          <w:szCs w:val="28"/>
          <w:u w:val="single"/>
        </w:rPr>
      </w:pPr>
    </w:p>
    <w:p w:rsidR="00764C10" w:rsidRDefault="00764C10" w:rsidP="00764C10">
      <w:pPr>
        <w:spacing w:after="0" w:line="240" w:lineRule="auto"/>
        <w:rPr>
          <w:rFonts w:ascii="Arial" w:eastAsia="Times New Roman" w:hAnsi="Arial" w:cs="Arial"/>
          <w:b/>
          <w:bCs/>
          <w:color w:val="000000"/>
          <w:sz w:val="28"/>
          <w:szCs w:val="28"/>
        </w:rPr>
      </w:pPr>
      <w:r w:rsidRPr="00764C10">
        <w:rPr>
          <w:rStyle w:val="Heading2Char"/>
          <w:rFonts w:asciiTheme="majorBidi" w:hAnsiTheme="majorBidi"/>
          <w:b/>
          <w:bCs/>
          <w:color w:val="000000" w:themeColor="text1"/>
          <w:sz w:val="28"/>
          <w:szCs w:val="28"/>
        </w:rPr>
        <w:t>Execute/Memory Buffer</w:t>
      </w:r>
      <w:r w:rsidRPr="00764C10">
        <w:rPr>
          <w:rFonts w:ascii="Arial" w:eastAsia="Times New Roman" w:hAnsi="Arial" w:cs="Arial"/>
          <w:b/>
          <w:bCs/>
          <w:color w:val="000000"/>
          <w:sz w:val="28"/>
          <w:szCs w:val="28"/>
        </w:rPr>
        <w:t>:</w:t>
      </w:r>
    </w:p>
    <w:p w:rsidR="00764C10" w:rsidRPr="00764C10" w:rsidRDefault="00764C10" w:rsidP="00764C10">
      <w:pPr>
        <w:spacing w:after="0" w:line="240" w:lineRule="auto"/>
        <w:rPr>
          <w:rFonts w:ascii="Times New Roman" w:eastAsia="Times New Roman" w:hAnsi="Times New Roman" w:cs="Times New Roman"/>
          <w:sz w:val="24"/>
          <w:szCs w:val="24"/>
        </w:rPr>
      </w:pPr>
    </w:p>
    <w:p w:rsidR="00764C10" w:rsidRPr="00764C10" w:rsidRDefault="00764C10" w:rsidP="00764C10">
      <w:pPr>
        <w:spacing w:after="0" w:line="240" w:lineRule="auto"/>
        <w:rPr>
          <w:rFonts w:ascii="Times New Roman" w:eastAsia="Times New Roman" w:hAnsi="Times New Roman" w:cs="Times New Roman"/>
          <w:sz w:val="24"/>
          <w:szCs w:val="24"/>
        </w:rPr>
      </w:pPr>
      <w:r w:rsidRPr="00764C10">
        <w:rPr>
          <w:rFonts w:ascii="Arial" w:eastAsia="Times New Roman" w:hAnsi="Arial" w:cs="Arial"/>
          <w:b/>
          <w:bCs/>
          <w:color w:val="000000"/>
          <w:sz w:val="24"/>
          <w:szCs w:val="24"/>
          <w:u w:val="single"/>
        </w:rPr>
        <w:t>Inputs and Outputs:</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/Rsrc2 32 bit value</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 xml:space="preserve">Bits [0-8]: representing the addresses of the Rsrc1, Rsrc2 and </w:t>
      </w: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instruction bits [16-31]</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ALU result.</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values of the Flags Register.</w:t>
      </w:r>
    </w:p>
    <w:p w:rsidR="00764C10" w:rsidRPr="00764C10" w:rsidRDefault="00764C10" w:rsidP="00764C10">
      <w:pPr>
        <w:numPr>
          <w:ilvl w:val="0"/>
          <w:numId w:val="11"/>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Control signals: stack/Data selector for the memory stage,</w:t>
      </w:r>
      <w:proofErr w:type="gramStart"/>
      <w:r w:rsidRPr="00764C10">
        <w:rPr>
          <w:rFonts w:ascii="Arial" w:eastAsia="Times New Roman" w:hAnsi="Arial" w:cs="Arial"/>
          <w:color w:val="000000"/>
        </w:rPr>
        <w:t>  Flags</w:t>
      </w:r>
      <w:proofErr w:type="gramEnd"/>
      <w:r w:rsidRPr="00764C10">
        <w:rPr>
          <w:rFonts w:ascii="Arial" w:eastAsia="Times New Roman" w:hAnsi="Arial" w:cs="Arial"/>
          <w:color w:val="000000"/>
        </w:rPr>
        <w:t xml:space="preserve"> Register pop enable...etc.</w:t>
      </w:r>
    </w:p>
    <w:p w:rsidR="00A700F5" w:rsidRPr="00A700F5" w:rsidRDefault="00A700F5" w:rsidP="00A700F5">
      <w:pPr>
        <w:spacing w:after="240" w:line="240" w:lineRule="auto"/>
        <w:rPr>
          <w:rFonts w:asciiTheme="majorBidi" w:eastAsia="Times New Roman" w:hAnsiTheme="majorBidi" w:cstheme="majorBidi"/>
          <w:b/>
          <w:bCs/>
          <w:sz w:val="28"/>
          <w:szCs w:val="28"/>
        </w:rPr>
      </w:pPr>
    </w:p>
    <w:p w:rsidR="00A700F5" w:rsidRPr="00226D92" w:rsidRDefault="00A700F5" w:rsidP="00226D92">
      <w:pPr>
        <w:pStyle w:val="Heading3"/>
        <w:rPr>
          <w:rFonts w:asciiTheme="majorBidi" w:eastAsia="Times New Roman" w:hAnsiTheme="majorBidi"/>
          <w:b/>
          <w:bCs/>
          <w:color w:val="000000" w:themeColor="text1"/>
          <w:sz w:val="28"/>
          <w:szCs w:val="28"/>
        </w:rPr>
      </w:pPr>
      <w:bookmarkStart w:id="32" w:name="_Toc41357516"/>
      <w:r w:rsidRPr="00226D92">
        <w:rPr>
          <w:rFonts w:asciiTheme="majorBidi" w:eastAsia="Times New Roman" w:hAnsiTheme="majorBidi"/>
          <w:b/>
          <w:bCs/>
          <w:color w:val="000000" w:themeColor="text1"/>
          <w:sz w:val="28"/>
          <w:szCs w:val="28"/>
        </w:rPr>
        <w:t>General Flow</w:t>
      </w:r>
      <w:r w:rsidRPr="00764C10">
        <w:t>:</w:t>
      </w:r>
      <w:bookmarkEnd w:id="32"/>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Rsrc1 and Rsrc2 enter the execution stage.</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If the instruction is 16 bit, the zero extender extends zeros, if it is 32 it extends the immediate value.</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It is determined whether Rsrc1, or the forwarded value will pass according to MUX1, based on a selector from the Forwarding Unit.</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It is determined whether Rsrc2, or the forwarded value will pass according to MUX2, based on a selector from the Forwarding Unit.</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 xml:space="preserve">MUX3 then determines between the passed value from MUX1 and the </w:t>
      </w:r>
      <w:r w:rsidR="004855DA" w:rsidRPr="00A700F5">
        <w:rPr>
          <w:rFonts w:asciiTheme="majorBidi" w:eastAsia="Times New Roman" w:hAnsiTheme="majorBidi" w:cstheme="majorBidi"/>
          <w:color w:val="000000"/>
          <w:sz w:val="28"/>
          <w:szCs w:val="28"/>
        </w:rPr>
        <w:t>Program Counter</w:t>
      </w:r>
      <w:r w:rsidRPr="00A700F5">
        <w:rPr>
          <w:rFonts w:asciiTheme="majorBidi" w:eastAsia="Times New Roman" w:hAnsiTheme="majorBidi" w:cstheme="majorBidi"/>
          <w:color w:val="000000"/>
          <w:sz w:val="28"/>
          <w:szCs w:val="28"/>
        </w:rPr>
        <w:t>, based on a selector from the control unit.</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MUX4 determines between the passed value from MUX2 and the immediate value passed from the zero extender based on a selector from the control unit.</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MUX5 determines between the MUX3’s result or the in port based on the In port enable.</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The ALU then executes its operations and outputs the result to the buffer, and the flags result to the flag register.</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Each AND gate receives a flag and a control unit signal, so the first AND has zero flag and control unit signal indicating if the command being executed is “JZ” and so on.</w:t>
      </w:r>
    </w:p>
    <w:p w:rsidR="00A700F5" w:rsidRPr="00A700F5" w:rsidRDefault="00A700F5" w:rsidP="00A700F5">
      <w:pPr>
        <w:numPr>
          <w:ilvl w:val="0"/>
          <w:numId w:val="8"/>
        </w:numPr>
        <w:spacing w:after="0" w:line="240" w:lineRule="auto"/>
        <w:textAlignment w:val="baseline"/>
        <w:rPr>
          <w:rFonts w:asciiTheme="majorBidi" w:eastAsia="Times New Roman" w:hAnsiTheme="majorBidi" w:cstheme="majorBidi"/>
          <w:color w:val="000000"/>
          <w:sz w:val="28"/>
          <w:szCs w:val="28"/>
        </w:rPr>
      </w:pPr>
      <w:r w:rsidRPr="00A700F5">
        <w:rPr>
          <w:rFonts w:asciiTheme="majorBidi" w:eastAsia="Times New Roman" w:hAnsiTheme="majorBidi" w:cstheme="majorBidi"/>
          <w:color w:val="000000"/>
          <w:sz w:val="28"/>
          <w:szCs w:val="28"/>
        </w:rPr>
        <w:t>OR gate then takes the output from the AND gates and an additional signal indicating if the command is JMP. So if the output of the OR gate is “1”, then a jump has to be carried out.</w:t>
      </w:r>
    </w:p>
    <w:p w:rsidR="00A700F5" w:rsidRPr="00A700F5" w:rsidRDefault="00A700F5" w:rsidP="00A700F5">
      <w:pPr>
        <w:spacing w:line="360" w:lineRule="auto"/>
        <w:rPr>
          <w:rFonts w:asciiTheme="majorBidi" w:hAnsiTheme="majorBidi" w:cstheme="majorBidi"/>
          <w:sz w:val="28"/>
          <w:szCs w:val="28"/>
        </w:rPr>
      </w:pPr>
    </w:p>
    <w:p w:rsidR="00082CE6" w:rsidRDefault="00082CE6" w:rsidP="00082CE6">
      <w:pPr>
        <w:pStyle w:val="ListParagraph"/>
        <w:spacing w:line="360" w:lineRule="auto"/>
        <w:rPr>
          <w:rFonts w:asciiTheme="majorBidi" w:hAnsiTheme="majorBidi" w:cstheme="majorBidi"/>
          <w:sz w:val="28"/>
          <w:szCs w:val="28"/>
        </w:rPr>
      </w:pPr>
    </w:p>
    <w:p w:rsidR="00764C10" w:rsidRDefault="00764C10">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764C10" w:rsidRDefault="00764C10" w:rsidP="00764C10">
      <w:pPr>
        <w:spacing w:after="160" w:line="259" w:lineRule="auto"/>
      </w:pPr>
    </w:p>
    <w:p w:rsidR="00764C10" w:rsidRDefault="00764C10" w:rsidP="00764C10">
      <w:pPr>
        <w:jc w:val="center"/>
      </w:pPr>
    </w:p>
    <w:p w:rsidR="00764C10" w:rsidRDefault="00764C10" w:rsidP="00764C10">
      <w:pPr>
        <w:pStyle w:val="Heading2"/>
        <w:jc w:val="center"/>
        <w:rPr>
          <w:rFonts w:asciiTheme="majorBidi" w:hAnsiTheme="majorBidi"/>
          <w:b/>
          <w:bCs/>
          <w:color w:val="000000" w:themeColor="text1"/>
          <w:sz w:val="28"/>
          <w:szCs w:val="28"/>
        </w:rPr>
      </w:pPr>
      <w:r>
        <w:rPr>
          <w:rFonts w:asciiTheme="majorBidi" w:hAnsiTheme="majorBidi"/>
          <w:b/>
          <w:bCs/>
          <w:color w:val="000000" w:themeColor="text1"/>
          <w:sz w:val="28"/>
          <w:szCs w:val="28"/>
        </w:rPr>
        <w:t>Memory</w:t>
      </w:r>
      <w:r w:rsidRPr="00226D92">
        <w:rPr>
          <w:rFonts w:asciiTheme="majorBidi" w:hAnsiTheme="majorBidi"/>
          <w:b/>
          <w:bCs/>
          <w:color w:val="000000" w:themeColor="text1"/>
          <w:sz w:val="28"/>
          <w:szCs w:val="28"/>
        </w:rPr>
        <w:t xml:space="preserve"> Stage</w:t>
      </w:r>
    </w:p>
    <w:p w:rsidR="00764C10" w:rsidRPr="00764C10" w:rsidRDefault="00764C10" w:rsidP="00764C10"/>
    <w:p w:rsidR="00764C10" w:rsidRPr="00764C10" w:rsidRDefault="00764C10" w:rsidP="00764C10">
      <w:pPr>
        <w:jc w:val="center"/>
      </w:pPr>
      <w:r w:rsidRPr="00764C10">
        <w:rPr>
          <w:noProof/>
        </w:rPr>
        <w:drawing>
          <wp:inline distT="0" distB="0" distL="0" distR="0">
            <wp:extent cx="4986866" cy="522390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6639" cy="5234142"/>
                    </a:xfrm>
                    <a:prstGeom prst="rect">
                      <a:avLst/>
                    </a:prstGeom>
                    <a:noFill/>
                    <a:ln>
                      <a:noFill/>
                    </a:ln>
                  </pic:spPr>
                </pic:pic>
              </a:graphicData>
            </a:graphic>
          </wp:inline>
        </w:drawing>
      </w:r>
    </w:p>
    <w:p w:rsidR="00764C10" w:rsidRDefault="00764C10">
      <w:pPr>
        <w:spacing w:after="160" w:line="259" w:lineRule="auto"/>
      </w:pP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Style w:val="Heading2Char"/>
          <w:rFonts w:asciiTheme="majorBidi" w:hAnsiTheme="majorBidi"/>
          <w:b/>
          <w:bCs/>
          <w:color w:val="000000" w:themeColor="text1"/>
          <w:sz w:val="28"/>
          <w:szCs w:val="28"/>
        </w:rPr>
        <w:t>Data Memory</w:t>
      </w:r>
      <w:r w:rsidRPr="00564744">
        <w:rPr>
          <w:rFonts w:asciiTheme="majorBidi" w:eastAsia="Times New Roman" w:hAnsiTheme="majorBidi" w:cstheme="majorBidi"/>
          <w:b/>
          <w:bCs/>
          <w:color w:val="000000"/>
          <w:sz w:val="28"/>
          <w:szCs w:val="28"/>
        </w:rPr>
        <w:t xml:space="preserve">: </w:t>
      </w:r>
      <w:r w:rsidRPr="00564744">
        <w:rPr>
          <w:rFonts w:asciiTheme="majorBidi" w:eastAsia="Times New Roman" w:hAnsiTheme="majorBidi" w:cstheme="majorBidi"/>
          <w:color w:val="000000"/>
          <w:sz w:val="28"/>
          <w:szCs w:val="28"/>
        </w:rPr>
        <w:t>This memory stores data.</w:t>
      </w: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Fonts w:asciiTheme="majorBidi" w:eastAsia="Times New Roman" w:hAnsiTheme="majorBidi" w:cstheme="majorBidi"/>
          <w:color w:val="000000"/>
          <w:sz w:val="28"/>
          <w:szCs w:val="28"/>
        </w:rPr>
        <w:t>Inputs:</w:t>
      </w:r>
    </w:p>
    <w:p w:rsidR="00564744" w:rsidRPr="00564744" w:rsidRDefault="00564744" w:rsidP="00564744">
      <w:pPr>
        <w:numPr>
          <w:ilvl w:val="0"/>
          <w:numId w:val="12"/>
        </w:numPr>
        <w:spacing w:after="0" w:line="240" w:lineRule="auto"/>
        <w:textAlignment w:val="baseline"/>
        <w:rPr>
          <w:rFonts w:asciiTheme="majorBidi" w:eastAsia="Times New Roman" w:hAnsiTheme="majorBidi" w:cstheme="majorBidi"/>
          <w:color w:val="000000"/>
          <w:sz w:val="28"/>
          <w:szCs w:val="28"/>
        </w:rPr>
      </w:pPr>
      <w:r w:rsidRPr="00564744">
        <w:rPr>
          <w:rFonts w:asciiTheme="majorBidi" w:eastAsia="Times New Roman" w:hAnsiTheme="majorBidi" w:cstheme="majorBidi"/>
          <w:color w:val="000000"/>
          <w:sz w:val="28"/>
          <w:szCs w:val="28"/>
        </w:rPr>
        <w:t>Data to be entered in the memory which comes from the result of MUX1(flags or data)</w:t>
      </w:r>
    </w:p>
    <w:p w:rsidR="00564744" w:rsidRPr="00564744" w:rsidRDefault="00564744" w:rsidP="00564744">
      <w:pPr>
        <w:numPr>
          <w:ilvl w:val="0"/>
          <w:numId w:val="12"/>
        </w:numPr>
        <w:spacing w:after="0" w:line="240" w:lineRule="auto"/>
        <w:textAlignment w:val="baseline"/>
        <w:rPr>
          <w:rFonts w:asciiTheme="majorBidi" w:eastAsia="Times New Roman" w:hAnsiTheme="majorBidi" w:cstheme="majorBidi"/>
          <w:color w:val="000000"/>
          <w:sz w:val="28"/>
          <w:szCs w:val="28"/>
        </w:rPr>
      </w:pPr>
      <w:r w:rsidRPr="00564744">
        <w:rPr>
          <w:rFonts w:asciiTheme="majorBidi" w:eastAsia="Times New Roman" w:hAnsiTheme="majorBidi" w:cstheme="majorBidi"/>
          <w:color w:val="000000"/>
          <w:sz w:val="28"/>
          <w:szCs w:val="28"/>
        </w:rPr>
        <w:t>Address1: comes from the result of MUX2 (stack address or effective address)</w:t>
      </w:r>
    </w:p>
    <w:p w:rsidR="00564744" w:rsidRPr="00564744" w:rsidRDefault="00564744" w:rsidP="00564744">
      <w:pPr>
        <w:numPr>
          <w:ilvl w:val="0"/>
          <w:numId w:val="12"/>
        </w:numPr>
        <w:spacing w:after="0" w:line="240" w:lineRule="auto"/>
        <w:textAlignment w:val="baseline"/>
        <w:rPr>
          <w:rFonts w:asciiTheme="majorBidi" w:eastAsia="Times New Roman" w:hAnsiTheme="majorBidi" w:cstheme="majorBidi"/>
          <w:color w:val="000000"/>
          <w:sz w:val="28"/>
          <w:szCs w:val="28"/>
        </w:rPr>
      </w:pPr>
      <w:r w:rsidRPr="00564744">
        <w:rPr>
          <w:rFonts w:asciiTheme="majorBidi" w:eastAsia="Times New Roman" w:hAnsiTheme="majorBidi" w:cstheme="majorBidi"/>
          <w:color w:val="000000"/>
          <w:sz w:val="28"/>
          <w:szCs w:val="28"/>
        </w:rPr>
        <w:t>Control Signal: Write Enable.</w:t>
      </w: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Fonts w:asciiTheme="majorBidi" w:eastAsia="Times New Roman" w:hAnsiTheme="majorBidi" w:cstheme="majorBidi"/>
          <w:color w:val="000000"/>
          <w:sz w:val="28"/>
          <w:szCs w:val="28"/>
        </w:rPr>
        <w:t>Outputs the value read from the Memory.</w:t>
      </w: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Style w:val="Heading2Char"/>
          <w:rFonts w:asciiTheme="majorBidi" w:hAnsiTheme="majorBidi"/>
          <w:b/>
          <w:bCs/>
          <w:color w:val="000000" w:themeColor="text1"/>
          <w:sz w:val="28"/>
          <w:szCs w:val="28"/>
        </w:rPr>
        <w:t>Stack Pointer</w:t>
      </w:r>
      <w:r w:rsidRPr="00564744">
        <w:rPr>
          <w:rFonts w:asciiTheme="majorBidi" w:eastAsia="Times New Roman" w:hAnsiTheme="majorBidi" w:cstheme="majorBidi"/>
          <w:b/>
          <w:bCs/>
          <w:color w:val="000000"/>
          <w:sz w:val="28"/>
          <w:szCs w:val="28"/>
        </w:rPr>
        <w:t>:</w:t>
      </w:r>
      <w:r w:rsidRPr="00564744">
        <w:rPr>
          <w:rFonts w:asciiTheme="majorBidi" w:eastAsia="Times New Roman" w:hAnsiTheme="majorBidi" w:cstheme="majorBidi"/>
          <w:color w:val="000000"/>
          <w:sz w:val="28"/>
          <w:szCs w:val="28"/>
        </w:rPr>
        <w:t xml:space="preserve"> This pointer points at the first available location in the stack.</w:t>
      </w:r>
    </w:p>
    <w:p w:rsidR="00564744" w:rsidRPr="00564744" w:rsidRDefault="00564744" w:rsidP="00564744">
      <w:pPr>
        <w:spacing w:after="0" w:line="240" w:lineRule="auto"/>
        <w:rPr>
          <w:rFonts w:asciiTheme="majorBidi" w:eastAsia="Times New Roman" w:hAnsiTheme="majorBidi" w:cstheme="majorBidi"/>
          <w:sz w:val="28"/>
          <w:szCs w:val="28"/>
        </w:rPr>
      </w:pPr>
    </w:p>
    <w:p w:rsidR="00564744" w:rsidRDefault="00564744" w:rsidP="00564744">
      <w:pPr>
        <w:spacing w:after="0" w:line="240" w:lineRule="auto"/>
        <w:rPr>
          <w:rStyle w:val="Heading2Char"/>
          <w:rFonts w:asciiTheme="majorBidi" w:hAnsiTheme="majorBidi"/>
          <w:b/>
          <w:bCs/>
          <w:color w:val="000000" w:themeColor="text1"/>
          <w:sz w:val="28"/>
          <w:szCs w:val="28"/>
        </w:rPr>
      </w:pPr>
    </w:p>
    <w:p w:rsidR="00564744" w:rsidRDefault="00564744" w:rsidP="00564744">
      <w:pPr>
        <w:spacing w:after="0" w:line="240" w:lineRule="auto"/>
        <w:rPr>
          <w:rStyle w:val="Heading2Char"/>
          <w:rFonts w:asciiTheme="majorBidi" w:hAnsiTheme="majorBidi"/>
          <w:b/>
          <w:bCs/>
          <w:color w:val="000000" w:themeColor="text1"/>
          <w:sz w:val="28"/>
          <w:szCs w:val="28"/>
        </w:rPr>
      </w:pPr>
    </w:p>
    <w:p w:rsidR="00564744" w:rsidRDefault="00564744" w:rsidP="00564744">
      <w:pPr>
        <w:spacing w:after="0" w:line="240" w:lineRule="auto"/>
        <w:rPr>
          <w:rStyle w:val="Heading2Char"/>
          <w:rFonts w:asciiTheme="majorBidi" w:hAnsiTheme="majorBidi"/>
          <w:b/>
          <w:bCs/>
          <w:color w:val="000000" w:themeColor="text1"/>
          <w:sz w:val="28"/>
          <w:szCs w:val="28"/>
        </w:rPr>
      </w:pPr>
    </w:p>
    <w:p w:rsidR="00564744" w:rsidRPr="00564744" w:rsidRDefault="00564744" w:rsidP="00564744">
      <w:pPr>
        <w:spacing w:after="0" w:line="240" w:lineRule="auto"/>
        <w:rPr>
          <w:rFonts w:asciiTheme="majorBidi" w:eastAsiaTheme="majorEastAsia" w:hAnsiTheme="majorBidi" w:cstheme="majorBidi"/>
          <w:b/>
          <w:bCs/>
          <w:color w:val="000000" w:themeColor="text1"/>
          <w:sz w:val="28"/>
          <w:szCs w:val="28"/>
        </w:rPr>
      </w:pPr>
      <w:r w:rsidRPr="00564744">
        <w:rPr>
          <w:rStyle w:val="Heading2Char"/>
          <w:rFonts w:asciiTheme="majorBidi" w:hAnsiTheme="majorBidi"/>
          <w:b/>
          <w:bCs/>
          <w:color w:val="000000" w:themeColor="text1"/>
          <w:sz w:val="28"/>
          <w:szCs w:val="28"/>
        </w:rPr>
        <w:t>Effective Address</w:t>
      </w:r>
      <w:r w:rsidRPr="00564744">
        <w:rPr>
          <w:rFonts w:asciiTheme="majorBidi" w:eastAsia="Times New Roman" w:hAnsiTheme="majorBidi" w:cstheme="majorBidi"/>
          <w:color w:val="000000"/>
          <w:sz w:val="28"/>
          <w:szCs w:val="28"/>
        </w:rPr>
        <w:t>: calculates the effective address, from the 16 bit immediate value and the Rsrc1 and Rsrc2 addresses.</w:t>
      </w:r>
    </w:p>
    <w:p w:rsidR="00564744" w:rsidRPr="00564744" w:rsidRDefault="00564744" w:rsidP="00564744">
      <w:pPr>
        <w:spacing w:after="0" w:line="240" w:lineRule="auto"/>
        <w:rPr>
          <w:rFonts w:asciiTheme="majorBidi" w:eastAsia="Times New Roman" w:hAnsiTheme="majorBidi" w:cstheme="majorBidi"/>
          <w:sz w:val="28"/>
          <w:szCs w:val="28"/>
        </w:rPr>
      </w:pP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Style w:val="Heading2Char"/>
          <w:rFonts w:asciiTheme="majorBidi" w:hAnsiTheme="majorBidi"/>
          <w:b/>
          <w:bCs/>
          <w:color w:val="000000" w:themeColor="text1"/>
          <w:sz w:val="28"/>
          <w:szCs w:val="28"/>
        </w:rPr>
        <w:t>MUX1</w:t>
      </w:r>
      <w:r w:rsidRPr="00564744">
        <w:rPr>
          <w:rFonts w:asciiTheme="majorBidi" w:eastAsia="Times New Roman" w:hAnsiTheme="majorBidi" w:cstheme="majorBidi"/>
          <w:color w:val="000000"/>
          <w:sz w:val="28"/>
          <w:szCs w:val="28"/>
        </w:rPr>
        <w:t>: determines between the flags and the result of the ALU, based on the “OR” of the INT and RETI values.</w:t>
      </w:r>
    </w:p>
    <w:p w:rsidR="00564744" w:rsidRPr="00564744" w:rsidRDefault="00564744" w:rsidP="00564744">
      <w:pPr>
        <w:spacing w:after="0" w:line="240" w:lineRule="auto"/>
        <w:rPr>
          <w:rFonts w:asciiTheme="majorBidi" w:eastAsia="Times New Roman" w:hAnsiTheme="majorBidi" w:cstheme="majorBidi"/>
          <w:sz w:val="28"/>
          <w:szCs w:val="28"/>
        </w:rPr>
      </w:pPr>
    </w:p>
    <w:p w:rsidR="00564744" w:rsidRPr="00564744" w:rsidRDefault="00564744" w:rsidP="00564744">
      <w:pPr>
        <w:spacing w:after="0" w:line="240" w:lineRule="auto"/>
        <w:rPr>
          <w:rFonts w:asciiTheme="majorBidi" w:eastAsia="Times New Roman" w:hAnsiTheme="majorBidi" w:cstheme="majorBidi"/>
          <w:sz w:val="28"/>
          <w:szCs w:val="28"/>
        </w:rPr>
      </w:pPr>
      <w:r w:rsidRPr="00564744">
        <w:rPr>
          <w:rStyle w:val="Heading2Char"/>
          <w:rFonts w:asciiTheme="majorBidi" w:hAnsiTheme="majorBidi"/>
          <w:b/>
          <w:bCs/>
          <w:color w:val="000000" w:themeColor="text1"/>
          <w:sz w:val="28"/>
          <w:szCs w:val="28"/>
        </w:rPr>
        <w:t>MUX2</w:t>
      </w:r>
      <w:r w:rsidRPr="00564744">
        <w:rPr>
          <w:rFonts w:asciiTheme="majorBidi" w:eastAsia="Times New Roman" w:hAnsiTheme="majorBidi" w:cstheme="majorBidi"/>
          <w:color w:val="000000"/>
          <w:sz w:val="28"/>
          <w:szCs w:val="28"/>
        </w:rPr>
        <w:t xml:space="preserve">: determines between the stack pointer </w:t>
      </w:r>
      <w:r w:rsidR="004855DA" w:rsidRPr="00564744">
        <w:rPr>
          <w:rFonts w:asciiTheme="majorBidi" w:eastAsia="Times New Roman" w:hAnsiTheme="majorBidi" w:cstheme="majorBidi"/>
          <w:color w:val="000000"/>
          <w:sz w:val="28"/>
          <w:szCs w:val="28"/>
        </w:rPr>
        <w:t>and</w:t>
      </w:r>
      <w:r w:rsidRPr="00564744">
        <w:rPr>
          <w:rFonts w:asciiTheme="majorBidi" w:eastAsia="Times New Roman" w:hAnsiTheme="majorBidi" w:cstheme="majorBidi"/>
          <w:color w:val="000000"/>
          <w:sz w:val="28"/>
          <w:szCs w:val="28"/>
        </w:rPr>
        <w:t xml:space="preserve"> the effective address based on a control signal coming from the control buffers. </w:t>
      </w:r>
    </w:p>
    <w:p w:rsidR="00764C10" w:rsidRPr="00564744" w:rsidRDefault="00764C10">
      <w:pPr>
        <w:spacing w:after="160" w:line="259" w:lineRule="auto"/>
        <w:rPr>
          <w:rFonts w:asciiTheme="majorBidi" w:hAnsiTheme="majorBidi" w:cstheme="majorBidi"/>
          <w:sz w:val="28"/>
          <w:szCs w:val="28"/>
        </w:rPr>
      </w:pPr>
      <w:r w:rsidRPr="00564744">
        <w:rPr>
          <w:rFonts w:asciiTheme="majorBidi" w:hAnsiTheme="majorBidi" w:cstheme="majorBidi"/>
          <w:sz w:val="28"/>
          <w:szCs w:val="28"/>
        </w:rPr>
        <w:br w:type="page"/>
      </w:r>
    </w:p>
    <w:p w:rsidR="00764C10" w:rsidRDefault="00764C10" w:rsidP="00764C10">
      <w:pPr>
        <w:spacing w:after="160" w:line="259" w:lineRule="auto"/>
      </w:pPr>
    </w:p>
    <w:p w:rsidR="00764C10" w:rsidRDefault="00764C10" w:rsidP="00764C10">
      <w:pPr>
        <w:jc w:val="center"/>
      </w:pPr>
    </w:p>
    <w:p w:rsidR="00764C10" w:rsidRDefault="00764C10" w:rsidP="00764C10">
      <w:pPr>
        <w:pStyle w:val="Heading2"/>
        <w:jc w:val="center"/>
        <w:rPr>
          <w:rFonts w:asciiTheme="majorBidi" w:hAnsiTheme="majorBidi"/>
          <w:b/>
          <w:bCs/>
          <w:color w:val="000000" w:themeColor="text1"/>
          <w:sz w:val="28"/>
          <w:szCs w:val="28"/>
        </w:rPr>
      </w:pPr>
      <w:r>
        <w:rPr>
          <w:rFonts w:asciiTheme="majorBidi" w:hAnsiTheme="majorBidi"/>
          <w:b/>
          <w:bCs/>
          <w:color w:val="000000" w:themeColor="text1"/>
          <w:sz w:val="28"/>
          <w:szCs w:val="28"/>
        </w:rPr>
        <w:t>Write Back</w:t>
      </w:r>
      <w:r w:rsidRPr="00226D92">
        <w:rPr>
          <w:rFonts w:asciiTheme="majorBidi" w:hAnsiTheme="majorBidi"/>
          <w:b/>
          <w:bCs/>
          <w:color w:val="000000" w:themeColor="text1"/>
          <w:sz w:val="28"/>
          <w:szCs w:val="28"/>
        </w:rPr>
        <w:t xml:space="preserve"> Stage</w:t>
      </w:r>
    </w:p>
    <w:p w:rsidR="00082CE6" w:rsidRDefault="00082CE6" w:rsidP="00082CE6">
      <w:pPr>
        <w:spacing w:line="360" w:lineRule="auto"/>
        <w:ind w:left="1080"/>
        <w:rPr>
          <w:rFonts w:asciiTheme="majorBidi" w:hAnsiTheme="majorBidi" w:cstheme="majorBidi"/>
          <w:sz w:val="28"/>
          <w:szCs w:val="28"/>
        </w:rPr>
      </w:pPr>
    </w:p>
    <w:p w:rsidR="00764C10" w:rsidRPr="00764C10" w:rsidRDefault="00764C10" w:rsidP="00764C10">
      <w:pPr>
        <w:spacing w:after="0" w:line="240" w:lineRule="auto"/>
        <w:rPr>
          <w:rFonts w:ascii="Times New Roman" w:eastAsia="Times New Roman" w:hAnsi="Times New Roman" w:cs="Times New Roman"/>
          <w:sz w:val="24"/>
          <w:szCs w:val="24"/>
        </w:rPr>
      </w:pPr>
      <w:r w:rsidRPr="00764C10">
        <w:rPr>
          <w:rFonts w:ascii="Arial" w:eastAsia="Times New Roman" w:hAnsi="Arial" w:cs="Arial"/>
          <w:b/>
          <w:bCs/>
          <w:color w:val="000000"/>
          <w:u w:val="single"/>
        </w:rPr>
        <w:t>Inputs:</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Result of ALU that was passed through the memory stage and is coming from the buffer.</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Value that is coming from the Data memory and going through the buffer.</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A control signal deciding between the 2 above inputs.</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 xml:space="preserve">A control signal deciding if the program counter is to be updated by the </w:t>
      </w:r>
      <w:r w:rsidR="00CE52EA" w:rsidRPr="00764C10">
        <w:rPr>
          <w:rFonts w:ascii="Arial" w:eastAsia="Times New Roman" w:hAnsi="Arial" w:cs="Arial"/>
          <w:color w:val="000000"/>
        </w:rPr>
        <w:t>write back</w:t>
      </w:r>
      <w:r w:rsidRPr="00764C10">
        <w:rPr>
          <w:rFonts w:ascii="Arial" w:eastAsia="Times New Roman" w:hAnsi="Arial" w:cs="Arial"/>
          <w:color w:val="000000"/>
        </w:rPr>
        <w:t xml:space="preserve"> </w:t>
      </w:r>
      <w:proofErr w:type="gramStart"/>
      <w:r w:rsidRPr="00764C10">
        <w:rPr>
          <w:rFonts w:ascii="Arial" w:eastAsia="Times New Roman" w:hAnsi="Arial" w:cs="Arial"/>
          <w:color w:val="000000"/>
        </w:rPr>
        <w:t>value, that</w:t>
      </w:r>
      <w:proofErr w:type="gramEnd"/>
      <w:r w:rsidRPr="00764C10">
        <w:rPr>
          <w:rFonts w:ascii="Arial" w:eastAsia="Times New Roman" w:hAnsi="Arial" w:cs="Arial"/>
          <w:color w:val="000000"/>
        </w:rPr>
        <w:t xml:space="preserve"> originally came from the Data-Memory.</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 xml:space="preserve">The first 3 bits of the instruction [0-2] from the previous buffer, representing the </w:t>
      </w: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 xml:space="preserve"> address.</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bits [6-8] bits of the instruction from the previous buffer, representing the Rsrc1 address. </w:t>
      </w:r>
    </w:p>
    <w:p w:rsidR="00764C10" w:rsidRPr="00764C10" w:rsidRDefault="00764C10" w:rsidP="00764C10">
      <w:pPr>
        <w:numPr>
          <w:ilvl w:val="0"/>
          <w:numId w:val="9"/>
        </w:numPr>
        <w:spacing w:after="0" w:line="240" w:lineRule="auto"/>
        <w:textAlignment w:val="baseline"/>
        <w:rPr>
          <w:rFonts w:ascii="Arial" w:eastAsia="Times New Roman" w:hAnsi="Arial" w:cs="Arial"/>
          <w:color w:val="000000"/>
        </w:rPr>
      </w:pP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 xml:space="preserve"> or </w:t>
      </w:r>
      <w:proofErr w:type="spellStart"/>
      <w:r w:rsidRPr="00764C10">
        <w:rPr>
          <w:rFonts w:ascii="Arial" w:eastAsia="Times New Roman" w:hAnsi="Arial" w:cs="Arial"/>
          <w:color w:val="000000"/>
        </w:rPr>
        <w:t>Rsrc</w:t>
      </w:r>
      <w:proofErr w:type="spellEnd"/>
    </w:p>
    <w:p w:rsidR="00764C10" w:rsidRPr="00764C10" w:rsidRDefault="00764C10" w:rsidP="00764C10">
      <w:pPr>
        <w:spacing w:after="0" w:line="240" w:lineRule="auto"/>
        <w:rPr>
          <w:rFonts w:ascii="Times New Roman" w:eastAsia="Times New Roman" w:hAnsi="Times New Roman" w:cs="Times New Roman"/>
          <w:sz w:val="24"/>
          <w:szCs w:val="24"/>
        </w:rPr>
      </w:pPr>
    </w:p>
    <w:p w:rsidR="00764C10" w:rsidRPr="00764C10" w:rsidRDefault="00764C10" w:rsidP="00764C10">
      <w:pPr>
        <w:spacing w:after="0" w:line="240" w:lineRule="auto"/>
        <w:rPr>
          <w:rFonts w:ascii="Times New Roman" w:eastAsia="Times New Roman" w:hAnsi="Times New Roman" w:cs="Times New Roman"/>
          <w:sz w:val="24"/>
          <w:szCs w:val="24"/>
        </w:rPr>
      </w:pPr>
      <w:r w:rsidRPr="00764C10">
        <w:rPr>
          <w:rFonts w:ascii="Arial" w:eastAsia="Times New Roman" w:hAnsi="Arial" w:cs="Arial"/>
          <w:b/>
          <w:bCs/>
          <w:color w:val="000000"/>
          <w:u w:val="single"/>
        </w:rPr>
        <w:t>Outputs:</w:t>
      </w:r>
    </w:p>
    <w:p w:rsidR="00764C10" w:rsidRPr="00764C10" w:rsidRDefault="00764C10" w:rsidP="00764C10">
      <w:pPr>
        <w:numPr>
          <w:ilvl w:val="0"/>
          <w:numId w:val="10"/>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 xml:space="preserve">The first 3 bits of the instruction [0-2] from the previous buffer, representing the </w:t>
      </w: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 xml:space="preserve"> address.</w:t>
      </w:r>
    </w:p>
    <w:p w:rsidR="00764C10" w:rsidRPr="00764C10" w:rsidRDefault="00764C10" w:rsidP="00764C10">
      <w:pPr>
        <w:numPr>
          <w:ilvl w:val="0"/>
          <w:numId w:val="10"/>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bits [6-8] bits of the instruction from the previous buffer, representing the Rsrc1 address. </w:t>
      </w:r>
    </w:p>
    <w:p w:rsidR="00764C10" w:rsidRPr="00764C10" w:rsidRDefault="00764C10" w:rsidP="00764C10">
      <w:pPr>
        <w:numPr>
          <w:ilvl w:val="0"/>
          <w:numId w:val="10"/>
        </w:numPr>
        <w:spacing w:after="0" w:line="240" w:lineRule="auto"/>
        <w:textAlignment w:val="baseline"/>
        <w:rPr>
          <w:rFonts w:ascii="Arial" w:eastAsia="Times New Roman" w:hAnsi="Arial" w:cs="Arial"/>
          <w:color w:val="000000"/>
        </w:rPr>
      </w:pPr>
      <w:proofErr w:type="spellStart"/>
      <w:r w:rsidRPr="00764C10">
        <w:rPr>
          <w:rFonts w:ascii="Arial" w:eastAsia="Times New Roman" w:hAnsi="Arial" w:cs="Arial"/>
          <w:color w:val="000000"/>
        </w:rPr>
        <w:t>Rdst</w:t>
      </w:r>
      <w:proofErr w:type="spellEnd"/>
      <w:r w:rsidRPr="00764C10">
        <w:rPr>
          <w:rFonts w:ascii="Arial" w:eastAsia="Times New Roman" w:hAnsi="Arial" w:cs="Arial"/>
          <w:color w:val="000000"/>
        </w:rPr>
        <w:t xml:space="preserve"> or </w:t>
      </w:r>
      <w:proofErr w:type="spellStart"/>
      <w:r w:rsidRPr="00764C10">
        <w:rPr>
          <w:rFonts w:ascii="Arial" w:eastAsia="Times New Roman" w:hAnsi="Arial" w:cs="Arial"/>
          <w:color w:val="000000"/>
        </w:rPr>
        <w:t>Rsrc</w:t>
      </w:r>
      <w:proofErr w:type="spellEnd"/>
      <w:r w:rsidRPr="00764C10">
        <w:rPr>
          <w:rFonts w:ascii="Arial" w:eastAsia="Times New Roman" w:hAnsi="Arial" w:cs="Arial"/>
          <w:color w:val="000000"/>
        </w:rPr>
        <w:t>.</w:t>
      </w:r>
    </w:p>
    <w:p w:rsidR="00764C10" w:rsidRPr="00764C10" w:rsidRDefault="00764C10" w:rsidP="00764C10">
      <w:pPr>
        <w:numPr>
          <w:ilvl w:val="0"/>
          <w:numId w:val="10"/>
        </w:numPr>
        <w:spacing w:after="0" w:line="240" w:lineRule="auto"/>
        <w:textAlignment w:val="baseline"/>
        <w:rPr>
          <w:rFonts w:ascii="Arial" w:eastAsia="Times New Roman" w:hAnsi="Arial" w:cs="Arial"/>
          <w:color w:val="000000"/>
        </w:rPr>
      </w:pPr>
      <w:r w:rsidRPr="00764C10">
        <w:rPr>
          <w:rFonts w:ascii="Arial" w:eastAsia="Times New Roman" w:hAnsi="Arial" w:cs="Arial"/>
          <w:color w:val="000000"/>
        </w:rPr>
        <w:t>The result of the multiplexer that goes to the register file and the program counter.</w:t>
      </w:r>
    </w:p>
    <w:p w:rsidR="00764C10" w:rsidRDefault="00764C10" w:rsidP="00082CE6">
      <w:pPr>
        <w:spacing w:line="360" w:lineRule="auto"/>
        <w:ind w:left="1080"/>
        <w:rPr>
          <w:rFonts w:asciiTheme="majorBidi" w:hAnsiTheme="majorBidi" w:cstheme="majorBidi"/>
          <w:sz w:val="28"/>
          <w:szCs w:val="28"/>
        </w:rPr>
      </w:pPr>
    </w:p>
    <w:p w:rsidR="00764C10" w:rsidRDefault="00764C10">
      <w:pPr>
        <w:spacing w:after="160" w:line="259" w:lineRule="auto"/>
        <w:rPr>
          <w:rFonts w:asciiTheme="majorBidi" w:hAnsiTheme="majorBidi" w:cstheme="majorBidi"/>
          <w:sz w:val="28"/>
          <w:szCs w:val="28"/>
        </w:rPr>
      </w:pPr>
      <w:r>
        <w:rPr>
          <w:rFonts w:asciiTheme="majorBidi" w:hAnsiTheme="majorBidi" w:cstheme="majorBidi"/>
          <w:sz w:val="28"/>
          <w:szCs w:val="28"/>
        </w:rPr>
        <w:br w:type="page"/>
      </w:r>
    </w:p>
    <w:p w:rsidR="00764C10" w:rsidRDefault="00764C10" w:rsidP="00082CE6">
      <w:pPr>
        <w:spacing w:line="360" w:lineRule="auto"/>
        <w:ind w:left="1080"/>
        <w:rPr>
          <w:rFonts w:asciiTheme="majorBidi" w:hAnsiTheme="majorBidi" w:cstheme="majorBidi"/>
          <w:sz w:val="28"/>
          <w:szCs w:val="28"/>
        </w:rPr>
      </w:pPr>
    </w:p>
    <w:p w:rsidR="00764C10" w:rsidRDefault="00764C10" w:rsidP="004855DA">
      <w:pPr>
        <w:pStyle w:val="Heading1"/>
        <w:jc w:val="center"/>
        <w:rPr>
          <w:b/>
          <w:bCs/>
          <w:color w:val="000000" w:themeColor="text1"/>
        </w:rPr>
      </w:pPr>
      <w:r w:rsidRPr="004855DA">
        <w:rPr>
          <w:b/>
          <w:bCs/>
          <w:color w:val="000000" w:themeColor="text1"/>
        </w:rPr>
        <w:t>One Operand Test Cases</w:t>
      </w:r>
    </w:p>
    <w:p w:rsidR="004855DA" w:rsidRPr="004855DA" w:rsidRDefault="004855DA" w:rsidP="004855DA"/>
    <w:p w:rsidR="00764C10" w:rsidRDefault="00764C10" w:rsidP="00564744">
      <w:pPr>
        <w:tabs>
          <w:tab w:val="left" w:pos="1710"/>
        </w:tabs>
        <w:spacing w:line="360" w:lineRule="auto"/>
        <w:jc w:val="center"/>
        <w:rPr>
          <w:rFonts w:asciiTheme="majorBidi" w:hAnsiTheme="majorBidi" w:cstheme="majorBidi"/>
          <w:sz w:val="28"/>
          <w:szCs w:val="28"/>
        </w:rPr>
      </w:pPr>
      <w:r w:rsidRPr="00764C10">
        <w:rPr>
          <w:rFonts w:asciiTheme="majorBidi" w:hAnsiTheme="majorBidi" w:cstheme="majorBidi"/>
          <w:noProof/>
          <w:sz w:val="28"/>
          <w:szCs w:val="28"/>
        </w:rPr>
        <w:drawing>
          <wp:inline distT="0" distB="0" distL="0" distR="0" wp14:anchorId="09693B0C" wp14:editId="6B141431">
            <wp:extent cx="5006340" cy="223298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075" cy="2245803"/>
                    </a:xfrm>
                    <a:prstGeom prst="rect">
                      <a:avLst/>
                    </a:prstGeom>
                  </pic:spPr>
                </pic:pic>
              </a:graphicData>
            </a:graphic>
          </wp:inline>
        </w:drawing>
      </w:r>
    </w:p>
    <w:p w:rsidR="00636F30" w:rsidRPr="00636F30" w:rsidRDefault="00CE52EA" w:rsidP="00636F30">
      <w:pPr>
        <w:tabs>
          <w:tab w:val="left" w:pos="1710"/>
        </w:tabs>
        <w:spacing w:line="240" w:lineRule="auto"/>
        <w:rPr>
          <w:rFonts w:asciiTheme="majorBidi" w:hAnsiTheme="majorBidi" w:cstheme="majorBidi"/>
          <w:sz w:val="28"/>
          <w:szCs w:val="28"/>
        </w:rPr>
      </w:pPr>
      <w:r w:rsidRPr="00636F30">
        <w:rPr>
          <w:rFonts w:asciiTheme="majorBidi" w:hAnsiTheme="majorBidi" w:cstheme="majorBidi"/>
          <w:sz w:val="28"/>
          <w:szCs w:val="28"/>
        </w:rPr>
        <w:t xml:space="preserve">The cursor above is at </w:t>
      </w:r>
      <w:r w:rsidR="00636F30" w:rsidRPr="00636F30">
        <w:rPr>
          <w:rFonts w:asciiTheme="majorBidi" w:hAnsiTheme="majorBidi" w:cstheme="majorBidi"/>
          <w:sz w:val="28"/>
          <w:szCs w:val="28"/>
        </w:rPr>
        <w:t xml:space="preserve">350 ns which means: </w:t>
      </w:r>
    </w:p>
    <w:p w:rsidR="00636F30" w:rsidRPr="00671E31" w:rsidRDefault="00636F30" w:rsidP="00636F30">
      <w:pPr>
        <w:tabs>
          <w:tab w:val="left" w:pos="1710"/>
        </w:tabs>
        <w:spacing w:line="240" w:lineRule="auto"/>
        <w:rPr>
          <w:rFonts w:asciiTheme="majorBidi" w:hAnsiTheme="majorBidi" w:cstheme="majorBidi"/>
        </w:rPr>
      </w:pPr>
      <w:r w:rsidRPr="00671E31">
        <w:rPr>
          <w:rFonts w:asciiTheme="majorBidi" w:hAnsiTheme="majorBidi" w:cstheme="majorBidi"/>
        </w:rPr>
        <w:t>Fetch =&gt; CLRC</w:t>
      </w:r>
    </w:p>
    <w:p w:rsidR="00636F30" w:rsidRPr="00671E31" w:rsidRDefault="00636F30" w:rsidP="00636F30">
      <w:pPr>
        <w:tabs>
          <w:tab w:val="left" w:pos="1710"/>
        </w:tabs>
        <w:spacing w:line="240" w:lineRule="auto"/>
        <w:rPr>
          <w:rFonts w:asciiTheme="majorBidi" w:hAnsiTheme="majorBidi" w:cstheme="majorBidi"/>
        </w:rPr>
      </w:pPr>
      <w:r w:rsidRPr="00671E31">
        <w:rPr>
          <w:rFonts w:asciiTheme="majorBidi" w:hAnsiTheme="majorBidi" w:cstheme="majorBidi"/>
        </w:rPr>
        <w:t>DECODE =&gt; NOP</w:t>
      </w:r>
    </w:p>
    <w:p w:rsidR="00636F30" w:rsidRPr="00671E31" w:rsidDel="00636F30" w:rsidRDefault="00636F30" w:rsidP="00636F30">
      <w:pPr>
        <w:tabs>
          <w:tab w:val="left" w:pos="1710"/>
        </w:tabs>
        <w:spacing w:line="240" w:lineRule="auto"/>
        <w:rPr>
          <w:del w:id="33" w:author="kamelmohsenkamel@gmail.com" w:date="2020-05-26T04:34:00Z"/>
          <w:rFonts w:asciiTheme="majorBidi" w:eastAsiaTheme="minorEastAsia" w:hAnsiTheme="majorBidi" w:cstheme="majorBidi"/>
        </w:rPr>
      </w:pPr>
      <w:r w:rsidRPr="00671E31">
        <w:rPr>
          <w:rFonts w:asciiTheme="majorBidi" w:hAnsiTheme="majorBidi" w:cstheme="majorBidi"/>
        </w:rPr>
        <w:t xml:space="preserve">EXECUTE =&gt; SETC </w:t>
      </w:r>
      <m:oMath>
        <m:r>
          <w:rPr>
            <w:rFonts w:ascii="Cambria Math" w:hAnsi="Cambria Math" w:cstheme="majorBidi"/>
          </w:rPr>
          <m:t xml:space="preserve">  ∴</m:t>
        </m:r>
      </m:oMath>
      <w:r w:rsidRPr="00671E31">
        <w:rPr>
          <w:rFonts w:asciiTheme="majorBidi" w:eastAsiaTheme="minorEastAsia" w:hAnsiTheme="majorBidi" w:cstheme="majorBidi"/>
        </w:rPr>
        <w:t xml:space="preserve">  </w:t>
      </w:r>
      <w:r w:rsidR="00696440" w:rsidRPr="00671E31">
        <w:rPr>
          <w:rFonts w:asciiTheme="majorBidi" w:eastAsiaTheme="minorEastAsia" w:hAnsiTheme="majorBidi" w:cstheme="majorBidi"/>
          <w:color w:val="FF0000"/>
        </w:rPr>
        <w:t xml:space="preserve">CF = </w:t>
      </w:r>
      <w:proofErr w:type="gramStart"/>
      <w:r w:rsidR="00696440" w:rsidRPr="00671E31">
        <w:rPr>
          <w:rFonts w:asciiTheme="majorBidi" w:eastAsiaTheme="minorEastAsia" w:hAnsiTheme="majorBidi" w:cstheme="majorBidi"/>
          <w:color w:val="FF0000"/>
        </w:rPr>
        <w:t>0 ,</w:t>
      </w:r>
      <w:proofErr w:type="gramEnd"/>
      <w:r w:rsidR="00696440" w:rsidRPr="00671E31">
        <w:rPr>
          <w:rFonts w:asciiTheme="majorBidi" w:eastAsiaTheme="minorEastAsia" w:hAnsiTheme="majorBidi" w:cstheme="majorBidi"/>
          <w:color w:val="FF0000"/>
        </w:rPr>
        <w:t xml:space="preserve"> NF = S , ZF = S   *S MEANS NO CHANGE*</w:t>
      </w:r>
    </w:p>
    <w:p w:rsidR="00564744" w:rsidRDefault="00564744" w:rsidP="00564744">
      <w:pPr>
        <w:tabs>
          <w:tab w:val="left" w:pos="1710"/>
        </w:tabs>
        <w:spacing w:line="360" w:lineRule="auto"/>
        <w:jc w:val="center"/>
        <w:rPr>
          <w:rFonts w:asciiTheme="majorBidi" w:hAnsiTheme="majorBidi" w:cstheme="majorBidi"/>
          <w:sz w:val="28"/>
          <w:szCs w:val="28"/>
        </w:rPr>
      </w:pPr>
      <w:r w:rsidRPr="00564744">
        <w:rPr>
          <w:rFonts w:asciiTheme="majorBidi" w:hAnsiTheme="majorBidi" w:cstheme="majorBidi"/>
          <w:noProof/>
          <w:sz w:val="28"/>
          <w:szCs w:val="28"/>
        </w:rPr>
        <w:drawing>
          <wp:inline distT="0" distB="0" distL="0" distR="0" wp14:anchorId="69797FDD" wp14:editId="34611B4D">
            <wp:extent cx="5006340" cy="2088136"/>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0872" cy="2098368"/>
                    </a:xfrm>
                    <a:prstGeom prst="rect">
                      <a:avLst/>
                    </a:prstGeom>
                  </pic:spPr>
                </pic:pic>
              </a:graphicData>
            </a:graphic>
          </wp:inline>
        </w:drawing>
      </w:r>
    </w:p>
    <w:p w:rsidR="00636F30" w:rsidRPr="00671E31" w:rsidRDefault="00636F30" w:rsidP="00636F30">
      <w:pPr>
        <w:tabs>
          <w:tab w:val="left" w:pos="1710"/>
        </w:tabs>
        <w:spacing w:line="240" w:lineRule="auto"/>
        <w:rPr>
          <w:rFonts w:asciiTheme="majorBidi" w:hAnsiTheme="majorBidi" w:cstheme="majorBidi"/>
        </w:rPr>
      </w:pPr>
      <w:r w:rsidRPr="00671E31">
        <w:rPr>
          <w:rFonts w:asciiTheme="majorBidi" w:hAnsiTheme="majorBidi" w:cstheme="majorBidi"/>
        </w:rPr>
        <w:t xml:space="preserve">The cursor above is at </w:t>
      </w:r>
      <w:r w:rsidR="00696440" w:rsidRPr="00671E31">
        <w:rPr>
          <w:rFonts w:asciiTheme="majorBidi" w:hAnsiTheme="majorBidi" w:cstheme="majorBidi"/>
        </w:rPr>
        <w:t>4</w:t>
      </w:r>
      <w:r w:rsidRPr="00671E31">
        <w:rPr>
          <w:rFonts w:asciiTheme="majorBidi" w:hAnsiTheme="majorBidi" w:cstheme="majorBidi"/>
        </w:rPr>
        <w:t xml:space="preserve">50 ns which means: </w:t>
      </w:r>
    </w:p>
    <w:p w:rsidR="00636F30" w:rsidRPr="00671E31" w:rsidRDefault="00636F30" w:rsidP="00636F30">
      <w:pPr>
        <w:tabs>
          <w:tab w:val="left" w:pos="1710"/>
        </w:tabs>
        <w:spacing w:line="240" w:lineRule="auto"/>
        <w:rPr>
          <w:rFonts w:asciiTheme="majorBidi" w:hAnsiTheme="majorBidi" w:cstheme="majorBidi"/>
        </w:rPr>
      </w:pPr>
      <w:r w:rsidRPr="00671E31">
        <w:rPr>
          <w:rFonts w:asciiTheme="majorBidi" w:hAnsiTheme="majorBidi" w:cstheme="majorBidi"/>
        </w:rPr>
        <w:t>Fetch =&gt; NOT R1</w:t>
      </w:r>
    </w:p>
    <w:p w:rsidR="00636F30" w:rsidRPr="00671E31" w:rsidRDefault="00636F30" w:rsidP="00636F30">
      <w:pPr>
        <w:tabs>
          <w:tab w:val="left" w:pos="1710"/>
        </w:tabs>
        <w:spacing w:line="240" w:lineRule="auto"/>
        <w:rPr>
          <w:rFonts w:asciiTheme="majorBidi" w:hAnsiTheme="majorBidi" w:cstheme="majorBidi"/>
        </w:rPr>
      </w:pPr>
      <w:r w:rsidRPr="00671E31">
        <w:rPr>
          <w:rFonts w:asciiTheme="majorBidi" w:hAnsiTheme="majorBidi" w:cstheme="majorBidi"/>
        </w:rPr>
        <w:t>DECODE =&gt; CLRC</w:t>
      </w:r>
    </w:p>
    <w:p w:rsidR="00636F30" w:rsidRPr="00671E31" w:rsidRDefault="00636F30" w:rsidP="00636F30">
      <w:pPr>
        <w:tabs>
          <w:tab w:val="left" w:pos="1710"/>
        </w:tabs>
        <w:spacing w:line="240" w:lineRule="auto"/>
        <w:rPr>
          <w:rFonts w:asciiTheme="majorBidi" w:eastAsiaTheme="minorEastAsia" w:hAnsiTheme="majorBidi" w:cstheme="majorBidi"/>
          <w:color w:val="C00000"/>
        </w:rPr>
      </w:pPr>
      <w:r w:rsidRPr="00671E31">
        <w:rPr>
          <w:rFonts w:asciiTheme="majorBidi" w:hAnsiTheme="majorBidi" w:cstheme="majorBidi"/>
        </w:rPr>
        <w:t>EXECUTE =&gt; NOP</w:t>
      </w:r>
      <m:oMath>
        <m:r>
          <w:rPr>
            <w:rFonts w:ascii="Cambria Math" w:hAnsi="Cambria Math" w:cstheme="majorBidi"/>
          </w:rPr>
          <m:t xml:space="preserve">   ∴</m:t>
        </m:r>
      </m:oMath>
      <w:r w:rsidR="00696440" w:rsidRPr="00671E31">
        <w:rPr>
          <w:rFonts w:asciiTheme="majorBidi" w:eastAsiaTheme="minorEastAsia" w:hAnsiTheme="majorBidi" w:cstheme="majorBidi"/>
        </w:rPr>
        <w:t xml:space="preserve">  </w:t>
      </w:r>
      <w:r w:rsidR="00696440" w:rsidRPr="00671E31">
        <w:rPr>
          <w:rFonts w:asciiTheme="majorBidi" w:eastAsiaTheme="minorEastAsia" w:hAnsiTheme="majorBidi" w:cstheme="majorBidi"/>
          <w:color w:val="FF0000"/>
        </w:rPr>
        <w:t xml:space="preserve">CF = </w:t>
      </w:r>
      <w:proofErr w:type="gramStart"/>
      <w:r w:rsidR="00696440" w:rsidRPr="00671E31">
        <w:rPr>
          <w:rFonts w:asciiTheme="majorBidi" w:eastAsiaTheme="minorEastAsia" w:hAnsiTheme="majorBidi" w:cstheme="majorBidi"/>
          <w:color w:val="FF0000"/>
        </w:rPr>
        <w:t>S ,</w:t>
      </w:r>
      <w:proofErr w:type="gramEnd"/>
      <w:r w:rsidR="00696440" w:rsidRPr="00671E31">
        <w:rPr>
          <w:rFonts w:asciiTheme="majorBidi" w:eastAsiaTheme="minorEastAsia" w:hAnsiTheme="majorBidi" w:cstheme="majorBidi"/>
          <w:color w:val="FF0000"/>
        </w:rPr>
        <w:t xml:space="preserve"> NF = S , ZF = S</w:t>
      </w:r>
    </w:p>
    <w:p w:rsidR="00636F30" w:rsidRPr="00671E31" w:rsidRDefault="00636F30" w:rsidP="00636F30">
      <w:pPr>
        <w:tabs>
          <w:tab w:val="left" w:pos="1710"/>
        </w:tabs>
        <w:spacing w:line="360" w:lineRule="auto"/>
        <w:rPr>
          <w:rFonts w:asciiTheme="majorBidi" w:hAnsiTheme="majorBidi" w:cstheme="majorBidi"/>
        </w:rPr>
      </w:pPr>
      <w:r w:rsidRPr="00671E31">
        <w:rPr>
          <w:rFonts w:asciiTheme="majorBidi" w:hAnsiTheme="majorBidi" w:cstheme="majorBidi"/>
        </w:rPr>
        <w:t xml:space="preserve">MEMORY =&gt; </w:t>
      </w:r>
      <w:r w:rsidR="00696440" w:rsidRPr="00671E31">
        <w:rPr>
          <w:rFonts w:asciiTheme="majorBidi" w:hAnsiTheme="majorBidi" w:cstheme="majorBidi"/>
        </w:rPr>
        <w:t xml:space="preserve">SETC </w:t>
      </w:r>
    </w:p>
    <w:p w:rsidR="001341BF" w:rsidRDefault="001341BF" w:rsidP="00564744">
      <w:pPr>
        <w:tabs>
          <w:tab w:val="left" w:pos="1710"/>
        </w:tabs>
        <w:spacing w:line="360" w:lineRule="auto"/>
        <w:jc w:val="center"/>
        <w:rPr>
          <w:rFonts w:asciiTheme="majorBidi" w:hAnsiTheme="majorBidi" w:cstheme="majorBidi"/>
          <w:sz w:val="28"/>
          <w:szCs w:val="28"/>
        </w:rPr>
      </w:pPr>
    </w:p>
    <w:p w:rsidR="00564744" w:rsidRDefault="004855DA" w:rsidP="00564744">
      <w:pPr>
        <w:tabs>
          <w:tab w:val="left" w:pos="1710"/>
        </w:tabs>
        <w:spacing w:line="360" w:lineRule="auto"/>
        <w:jc w:val="center"/>
        <w:rPr>
          <w:rFonts w:asciiTheme="majorBidi" w:hAnsiTheme="majorBidi" w:cstheme="majorBidi"/>
          <w:sz w:val="28"/>
          <w:szCs w:val="28"/>
        </w:rPr>
      </w:pPr>
      <w:r w:rsidRPr="004855DA">
        <w:rPr>
          <w:rFonts w:asciiTheme="majorBidi" w:hAnsiTheme="majorBidi" w:cstheme="majorBidi"/>
          <w:noProof/>
          <w:sz w:val="28"/>
          <w:szCs w:val="28"/>
        </w:rPr>
        <w:lastRenderedPageBreak/>
        <w:drawing>
          <wp:inline distT="0" distB="0" distL="0" distR="0" wp14:anchorId="63C692EA" wp14:editId="7D028FFC">
            <wp:extent cx="5067300" cy="20202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5072" cy="2023365"/>
                    </a:xfrm>
                    <a:prstGeom prst="rect">
                      <a:avLst/>
                    </a:prstGeom>
                  </pic:spPr>
                </pic:pic>
              </a:graphicData>
            </a:graphic>
          </wp:inline>
        </w:drawing>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550 ns which means: </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Fetch =&gt; INC R1</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DECODE =&gt; NOT R1</w:t>
      </w:r>
    </w:p>
    <w:p w:rsidR="00696440" w:rsidRPr="001341BF" w:rsidRDefault="00696440" w:rsidP="00696440">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CLRC  </w:t>
      </w:r>
      <m:oMath>
        <m:r>
          <w:rPr>
            <w:rFonts w:ascii="Cambria Math" w:hAnsi="Cambria Math" w:cstheme="majorBidi"/>
          </w:rPr>
          <m:t xml:space="preserve">   ∴</m:t>
        </m:r>
      </m:oMath>
      <w:r w:rsidRPr="001341BF">
        <w:rPr>
          <w:rFonts w:asciiTheme="majorBidi" w:eastAsiaTheme="minorEastAsia" w:hAnsiTheme="majorBidi" w:cstheme="majorBidi"/>
        </w:rPr>
        <w:t xml:space="preserve">  </w:t>
      </w:r>
      <w:r w:rsidRPr="001341BF">
        <w:rPr>
          <w:rFonts w:asciiTheme="majorBidi" w:eastAsiaTheme="minorEastAsia" w:hAnsiTheme="majorBidi" w:cstheme="majorBidi"/>
          <w:color w:val="FF0000"/>
        </w:rPr>
        <w:t xml:space="preserve">CF = </w:t>
      </w:r>
      <w:proofErr w:type="gramStart"/>
      <w:r w:rsidRPr="001341BF">
        <w:rPr>
          <w:rFonts w:asciiTheme="majorBidi" w:eastAsiaTheme="minorEastAsia" w:hAnsiTheme="majorBidi" w:cstheme="majorBidi"/>
          <w:color w:val="FF0000"/>
        </w:rPr>
        <w:t>0 ,</w:t>
      </w:r>
      <w:proofErr w:type="gramEnd"/>
      <w:r w:rsidRPr="001341BF">
        <w:rPr>
          <w:rFonts w:asciiTheme="majorBidi" w:eastAsiaTheme="minorEastAsia" w:hAnsiTheme="majorBidi" w:cstheme="majorBidi"/>
          <w:color w:val="FF0000"/>
        </w:rPr>
        <w:t xml:space="preserve"> NF = X , ZF = X</w:t>
      </w:r>
    </w:p>
    <w:p w:rsidR="00696440"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MEMORY =&gt; NOP</w:t>
      </w:r>
      <m:oMath>
        <m:r>
          <w:rPr>
            <w:rFonts w:ascii="Cambria Math" w:hAnsi="Cambria Math" w:cstheme="majorBidi"/>
          </w:rPr>
          <m:t xml:space="preserve">   </m:t>
        </m:r>
      </m:oMath>
    </w:p>
    <w:p w:rsidR="00CE52EA"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SETC</w:t>
      </w:r>
    </w:p>
    <w:p w:rsidR="004855DA" w:rsidRDefault="004855DA" w:rsidP="00564744">
      <w:pPr>
        <w:tabs>
          <w:tab w:val="left" w:pos="1710"/>
        </w:tabs>
        <w:spacing w:line="360" w:lineRule="auto"/>
        <w:jc w:val="center"/>
        <w:rPr>
          <w:rFonts w:asciiTheme="majorBidi" w:hAnsiTheme="majorBidi" w:cstheme="majorBidi"/>
          <w:sz w:val="28"/>
          <w:szCs w:val="28"/>
        </w:rPr>
      </w:pPr>
      <w:r w:rsidRPr="004855DA">
        <w:rPr>
          <w:rFonts w:asciiTheme="majorBidi" w:hAnsiTheme="majorBidi" w:cstheme="majorBidi"/>
          <w:noProof/>
          <w:sz w:val="28"/>
          <w:szCs w:val="28"/>
        </w:rPr>
        <w:drawing>
          <wp:inline distT="0" distB="0" distL="0" distR="0" wp14:anchorId="566CD4B0" wp14:editId="20C51BFA">
            <wp:extent cx="4533532" cy="19145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514" cy="1925497"/>
                    </a:xfrm>
                    <a:prstGeom prst="rect">
                      <a:avLst/>
                    </a:prstGeom>
                  </pic:spPr>
                </pic:pic>
              </a:graphicData>
            </a:graphic>
          </wp:inline>
        </w:drawing>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sidR="00885438" w:rsidRPr="001341BF">
        <w:rPr>
          <w:rFonts w:asciiTheme="majorBidi" w:hAnsiTheme="majorBidi" w:cstheme="majorBidi"/>
        </w:rPr>
        <w:t>7</w:t>
      </w:r>
      <w:r w:rsidRPr="001341BF">
        <w:rPr>
          <w:rFonts w:asciiTheme="majorBidi" w:hAnsiTheme="majorBidi" w:cstheme="majorBidi"/>
        </w:rPr>
        <w:t xml:space="preserve">50 ns which means: </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Fetch =&gt; IN R1</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DECODE =&gt; INC R1</w:t>
      </w:r>
    </w:p>
    <w:p w:rsidR="00696440" w:rsidRPr="001341BF" w:rsidRDefault="00696440" w:rsidP="00696440">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NOT R1    </w:t>
      </w:r>
      <m:oMath>
        <m:r>
          <w:rPr>
            <w:rFonts w:ascii="Cambria Math" w:hAnsi="Cambria Math" w:cstheme="majorBidi"/>
          </w:rPr>
          <m:t>∴</m:t>
        </m:r>
      </m:oMath>
      <w:r w:rsidRPr="001341BF">
        <w:rPr>
          <w:rFonts w:asciiTheme="majorBidi" w:eastAsiaTheme="minorEastAsia" w:hAnsiTheme="majorBidi" w:cstheme="majorBidi"/>
        </w:rPr>
        <w:t xml:space="preserve">  </w:t>
      </w:r>
      <w:r w:rsidRPr="001341BF">
        <w:rPr>
          <w:rFonts w:asciiTheme="majorBidi" w:eastAsiaTheme="minorEastAsia" w:hAnsiTheme="majorBidi" w:cstheme="majorBidi"/>
          <w:color w:val="FF0000"/>
        </w:rPr>
        <w:t xml:space="preserve">CF = </w:t>
      </w:r>
      <w:proofErr w:type="gramStart"/>
      <w:r w:rsidRPr="001341BF">
        <w:rPr>
          <w:rFonts w:asciiTheme="majorBidi" w:eastAsiaTheme="minorEastAsia" w:hAnsiTheme="majorBidi" w:cstheme="majorBidi"/>
          <w:color w:val="FF0000"/>
        </w:rPr>
        <w:t>S ,</w:t>
      </w:r>
      <w:proofErr w:type="gramEnd"/>
      <w:r w:rsidRPr="001341BF">
        <w:rPr>
          <w:rFonts w:asciiTheme="majorBidi" w:eastAsiaTheme="minorEastAsia" w:hAnsiTheme="majorBidi" w:cstheme="majorBidi"/>
          <w:color w:val="FF0000"/>
        </w:rPr>
        <w:t xml:space="preserve"> NF = 1 , ZF = 0</w:t>
      </w:r>
      <w:r w:rsidR="00671E31">
        <w:rPr>
          <w:rFonts w:asciiTheme="majorBidi" w:eastAsiaTheme="minorEastAsia" w:hAnsiTheme="majorBidi" w:cstheme="majorBidi"/>
          <w:color w:val="FF0000"/>
        </w:rPr>
        <w:t xml:space="preserve"> </w:t>
      </w:r>
    </w:p>
    <w:p w:rsidR="00696440"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MEMORY =&gt; CLRC</w:t>
      </w:r>
    </w:p>
    <w:p w:rsidR="00696440"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NOP</w:t>
      </w:r>
    </w:p>
    <w:p w:rsidR="00696440" w:rsidRDefault="00696440" w:rsidP="00564744">
      <w:pPr>
        <w:tabs>
          <w:tab w:val="left" w:pos="1710"/>
        </w:tabs>
        <w:spacing w:line="360" w:lineRule="auto"/>
        <w:jc w:val="center"/>
        <w:rPr>
          <w:rFonts w:asciiTheme="majorBidi" w:hAnsiTheme="majorBidi" w:cstheme="majorBidi"/>
          <w:sz w:val="28"/>
          <w:szCs w:val="28"/>
        </w:rPr>
      </w:pPr>
    </w:p>
    <w:p w:rsidR="001341BF" w:rsidRDefault="001341BF" w:rsidP="00564744">
      <w:pPr>
        <w:tabs>
          <w:tab w:val="left" w:pos="1710"/>
        </w:tabs>
        <w:spacing w:line="360" w:lineRule="auto"/>
        <w:jc w:val="center"/>
        <w:rPr>
          <w:rFonts w:asciiTheme="majorBidi" w:hAnsiTheme="majorBidi" w:cstheme="majorBidi"/>
          <w:sz w:val="28"/>
          <w:szCs w:val="28"/>
        </w:rPr>
      </w:pPr>
    </w:p>
    <w:p w:rsidR="001341BF" w:rsidRDefault="001341BF" w:rsidP="00564744">
      <w:pPr>
        <w:tabs>
          <w:tab w:val="left" w:pos="1710"/>
        </w:tabs>
        <w:spacing w:line="360" w:lineRule="auto"/>
        <w:jc w:val="center"/>
        <w:rPr>
          <w:rFonts w:asciiTheme="majorBidi" w:hAnsiTheme="majorBidi" w:cstheme="majorBidi"/>
          <w:sz w:val="28"/>
          <w:szCs w:val="28"/>
        </w:rPr>
      </w:pPr>
    </w:p>
    <w:p w:rsidR="00CE52EA" w:rsidRDefault="00CE52EA" w:rsidP="00564744">
      <w:pPr>
        <w:tabs>
          <w:tab w:val="left" w:pos="1710"/>
        </w:tabs>
        <w:spacing w:line="360" w:lineRule="auto"/>
        <w:jc w:val="center"/>
        <w:rPr>
          <w:rFonts w:asciiTheme="majorBidi" w:hAnsiTheme="majorBidi" w:cstheme="majorBidi"/>
          <w:sz w:val="28"/>
          <w:szCs w:val="28"/>
        </w:rPr>
      </w:pPr>
      <w:r w:rsidRPr="00CE52EA">
        <w:rPr>
          <w:rFonts w:asciiTheme="majorBidi" w:hAnsiTheme="majorBidi" w:cstheme="majorBidi"/>
          <w:noProof/>
          <w:sz w:val="28"/>
          <w:szCs w:val="28"/>
        </w:rPr>
        <w:lastRenderedPageBreak/>
        <w:drawing>
          <wp:inline distT="0" distB="0" distL="0" distR="0" wp14:anchorId="1A1EFC14" wp14:editId="36910500">
            <wp:extent cx="4610100" cy="1812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567" cy="1821600"/>
                    </a:xfrm>
                    <a:prstGeom prst="rect">
                      <a:avLst/>
                    </a:prstGeom>
                  </pic:spPr>
                </pic:pic>
              </a:graphicData>
            </a:graphic>
          </wp:inline>
        </w:drawing>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sidR="00885438" w:rsidRPr="001341BF">
        <w:rPr>
          <w:rFonts w:asciiTheme="majorBidi" w:hAnsiTheme="majorBidi" w:cstheme="majorBidi"/>
        </w:rPr>
        <w:t>6</w:t>
      </w:r>
      <w:r w:rsidRPr="001341BF">
        <w:rPr>
          <w:rFonts w:asciiTheme="majorBidi" w:hAnsiTheme="majorBidi" w:cstheme="majorBidi"/>
        </w:rPr>
        <w:t xml:space="preserve">50 ns which means: </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Fetch =&gt; IN R2</w:t>
      </w:r>
    </w:p>
    <w:p w:rsidR="00696440" w:rsidRPr="001341BF" w:rsidRDefault="00696440" w:rsidP="00696440">
      <w:pPr>
        <w:tabs>
          <w:tab w:val="left" w:pos="1710"/>
        </w:tabs>
        <w:spacing w:line="240" w:lineRule="auto"/>
        <w:rPr>
          <w:rFonts w:asciiTheme="majorBidi" w:hAnsiTheme="majorBidi" w:cstheme="majorBidi"/>
        </w:rPr>
      </w:pPr>
      <w:r w:rsidRPr="001341BF">
        <w:rPr>
          <w:rFonts w:asciiTheme="majorBidi" w:hAnsiTheme="majorBidi" w:cstheme="majorBidi"/>
        </w:rPr>
        <w:t>DECODE =&gt; IN R1</w:t>
      </w:r>
    </w:p>
    <w:p w:rsidR="00696440" w:rsidRPr="001341BF" w:rsidRDefault="00696440" w:rsidP="00696440">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INC R1    </w:t>
      </w:r>
      <m:oMath>
        <m:r>
          <w:rPr>
            <w:rFonts w:ascii="Cambria Math" w:hAnsi="Cambria Math" w:cstheme="majorBidi"/>
          </w:rPr>
          <m:t>∴</m:t>
        </m:r>
      </m:oMath>
      <w:r w:rsidRPr="001341BF">
        <w:rPr>
          <w:rFonts w:asciiTheme="majorBidi" w:eastAsiaTheme="minorEastAsia" w:hAnsiTheme="majorBidi" w:cstheme="majorBidi"/>
        </w:rPr>
        <w:t xml:space="preserve">  </w:t>
      </w:r>
      <w:r w:rsidRPr="001341BF">
        <w:rPr>
          <w:rFonts w:asciiTheme="majorBidi" w:eastAsiaTheme="minorEastAsia" w:hAnsiTheme="majorBidi" w:cstheme="majorBidi"/>
          <w:color w:val="FF0000"/>
        </w:rPr>
        <w:t xml:space="preserve">CF = </w:t>
      </w:r>
      <w:proofErr w:type="gramStart"/>
      <w:r w:rsidRPr="001341BF">
        <w:rPr>
          <w:rFonts w:asciiTheme="majorBidi" w:eastAsiaTheme="minorEastAsia" w:hAnsiTheme="majorBidi" w:cstheme="majorBidi"/>
          <w:color w:val="FF0000"/>
        </w:rPr>
        <w:t>1 ,</w:t>
      </w:r>
      <w:proofErr w:type="gramEnd"/>
      <w:r w:rsidRPr="001341BF">
        <w:rPr>
          <w:rFonts w:asciiTheme="majorBidi" w:eastAsiaTheme="minorEastAsia" w:hAnsiTheme="majorBidi" w:cstheme="majorBidi"/>
          <w:color w:val="FF0000"/>
        </w:rPr>
        <w:t xml:space="preserve"> NF = 0 , ZF = 1</w:t>
      </w:r>
    </w:p>
    <w:p w:rsidR="00696440"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 xml:space="preserve">MEMORY =&gt; NOT R1    </w:t>
      </w:r>
    </w:p>
    <w:p w:rsidR="00696440" w:rsidRPr="001341BF" w:rsidRDefault="00696440" w:rsidP="00696440">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CLRC</w:t>
      </w:r>
    </w:p>
    <w:p w:rsidR="00696440" w:rsidRDefault="00696440" w:rsidP="00564744">
      <w:pPr>
        <w:tabs>
          <w:tab w:val="left" w:pos="1710"/>
        </w:tabs>
        <w:spacing w:line="360" w:lineRule="auto"/>
        <w:jc w:val="center"/>
        <w:rPr>
          <w:rFonts w:asciiTheme="majorBidi" w:hAnsiTheme="majorBidi" w:cstheme="majorBidi"/>
          <w:sz w:val="28"/>
          <w:szCs w:val="28"/>
        </w:rPr>
      </w:pPr>
    </w:p>
    <w:p w:rsidR="00CE52EA" w:rsidRDefault="00CE52EA" w:rsidP="00564744">
      <w:pPr>
        <w:tabs>
          <w:tab w:val="left" w:pos="1710"/>
        </w:tabs>
        <w:spacing w:line="360" w:lineRule="auto"/>
        <w:jc w:val="center"/>
        <w:rPr>
          <w:rFonts w:asciiTheme="majorBidi" w:hAnsiTheme="majorBidi" w:cstheme="majorBidi"/>
          <w:sz w:val="28"/>
          <w:szCs w:val="28"/>
        </w:rPr>
      </w:pPr>
      <w:r w:rsidRPr="00CE52EA">
        <w:rPr>
          <w:rFonts w:asciiTheme="majorBidi" w:hAnsiTheme="majorBidi" w:cstheme="majorBidi"/>
          <w:noProof/>
          <w:sz w:val="28"/>
          <w:szCs w:val="28"/>
        </w:rPr>
        <w:drawing>
          <wp:inline distT="0" distB="0" distL="0" distR="0" wp14:anchorId="23DBBC0D" wp14:editId="45777E6E">
            <wp:extent cx="4662055" cy="196654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4505" cy="1984446"/>
                    </a:xfrm>
                    <a:prstGeom prst="rect">
                      <a:avLst/>
                    </a:prstGeom>
                  </pic:spPr>
                </pic:pic>
              </a:graphicData>
            </a:graphic>
          </wp:inline>
        </w:drawing>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8</w:t>
      </w:r>
      <w:r w:rsidRPr="001341BF">
        <w:rPr>
          <w:rFonts w:asciiTheme="majorBidi" w:hAnsiTheme="majorBidi" w:cstheme="majorBidi"/>
        </w:rPr>
        <w:t xml:space="preserve">50 ns which means: </w:t>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Fetch =&gt; NOT R2</w:t>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DECODE =&gt; IN R2</w:t>
      </w:r>
    </w:p>
    <w:p w:rsidR="001341BF" w:rsidRPr="001341BF" w:rsidRDefault="001341BF" w:rsidP="001341BF">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IN R1    </w:t>
      </w:r>
      <m:oMath>
        <m:r>
          <w:rPr>
            <w:rFonts w:ascii="Cambria Math" w:hAnsi="Cambria Math" w:cstheme="majorBidi"/>
          </w:rPr>
          <m:t>∴</m:t>
        </m:r>
      </m:oMath>
      <w:r w:rsidRPr="001341BF">
        <w:rPr>
          <w:rFonts w:asciiTheme="majorBidi" w:eastAsiaTheme="minorEastAsia" w:hAnsiTheme="majorBidi" w:cstheme="majorBidi"/>
        </w:rPr>
        <w:t xml:space="preserve">  </w:t>
      </w:r>
      <w:r w:rsidRPr="001341BF">
        <w:rPr>
          <w:rFonts w:asciiTheme="majorBidi" w:eastAsiaTheme="minorEastAsia" w:hAnsiTheme="majorBidi" w:cstheme="majorBidi"/>
          <w:color w:val="FF0000"/>
        </w:rPr>
        <w:t xml:space="preserve">CF = </w:t>
      </w:r>
      <w:proofErr w:type="gramStart"/>
      <w:r w:rsidRPr="001341BF">
        <w:rPr>
          <w:rFonts w:asciiTheme="majorBidi" w:eastAsiaTheme="minorEastAsia" w:hAnsiTheme="majorBidi" w:cstheme="majorBidi"/>
          <w:color w:val="FF0000"/>
        </w:rPr>
        <w:t>S ,</w:t>
      </w:r>
      <w:proofErr w:type="gramEnd"/>
      <w:r w:rsidRPr="001341BF">
        <w:rPr>
          <w:rFonts w:asciiTheme="majorBidi" w:eastAsiaTheme="minorEastAsia" w:hAnsiTheme="majorBidi" w:cstheme="majorBidi"/>
          <w:color w:val="FF0000"/>
        </w:rPr>
        <w:t xml:space="preserve"> NF = S , ZF = S</w:t>
      </w:r>
    </w:p>
    <w:p w:rsidR="001341BF" w:rsidRPr="001341BF" w:rsidRDefault="001341BF" w:rsidP="001341BF">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 xml:space="preserve">MEMORY =&gt; INC R1    </w:t>
      </w:r>
    </w:p>
    <w:p w:rsidR="001341BF" w:rsidRPr="001341BF" w:rsidRDefault="001341BF" w:rsidP="001341BF">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NOT R1</w:t>
      </w:r>
      <w:r w:rsidR="00671E31">
        <w:rPr>
          <w:rFonts w:asciiTheme="majorBidi" w:hAnsiTheme="majorBidi" w:cstheme="majorBidi"/>
        </w:rPr>
        <w:t xml:space="preserve">     </w:t>
      </w:r>
      <w:proofErr w:type="spellStart"/>
      <w:r w:rsidR="00671E31">
        <w:rPr>
          <w:rFonts w:asciiTheme="majorBidi" w:hAnsiTheme="majorBidi" w:cstheme="majorBidi"/>
        </w:rPr>
        <w:t>R1</w:t>
      </w:r>
      <w:proofErr w:type="spellEnd"/>
      <w:r w:rsidR="009E4CEB">
        <w:rPr>
          <w:rFonts w:asciiTheme="majorBidi" w:hAnsiTheme="majorBidi" w:cstheme="majorBidi"/>
        </w:rPr>
        <w:t xml:space="preserve"> = FFFFFFFF</w:t>
      </w:r>
    </w:p>
    <w:p w:rsidR="00885438" w:rsidRDefault="00885438" w:rsidP="00564744">
      <w:pPr>
        <w:tabs>
          <w:tab w:val="left" w:pos="1710"/>
        </w:tabs>
        <w:spacing w:line="360" w:lineRule="auto"/>
        <w:jc w:val="center"/>
        <w:rPr>
          <w:rFonts w:asciiTheme="majorBidi" w:hAnsiTheme="majorBidi" w:cstheme="majorBidi"/>
          <w:sz w:val="28"/>
          <w:szCs w:val="28"/>
        </w:rPr>
      </w:pPr>
    </w:p>
    <w:p w:rsidR="001341BF" w:rsidRDefault="001341BF" w:rsidP="00564744">
      <w:pPr>
        <w:tabs>
          <w:tab w:val="left" w:pos="1710"/>
        </w:tabs>
        <w:spacing w:line="360" w:lineRule="auto"/>
        <w:jc w:val="center"/>
        <w:rPr>
          <w:rFonts w:asciiTheme="majorBidi" w:hAnsiTheme="majorBidi" w:cstheme="majorBidi"/>
          <w:sz w:val="28"/>
          <w:szCs w:val="28"/>
        </w:rPr>
      </w:pPr>
    </w:p>
    <w:p w:rsidR="00CE52EA" w:rsidRDefault="00CE52EA" w:rsidP="00564744">
      <w:pPr>
        <w:tabs>
          <w:tab w:val="left" w:pos="1710"/>
        </w:tabs>
        <w:spacing w:line="360" w:lineRule="auto"/>
        <w:jc w:val="center"/>
        <w:rPr>
          <w:rFonts w:asciiTheme="majorBidi" w:hAnsiTheme="majorBidi" w:cstheme="majorBidi"/>
          <w:sz w:val="28"/>
          <w:szCs w:val="28"/>
        </w:rPr>
      </w:pPr>
      <w:r w:rsidRPr="00CE52EA">
        <w:rPr>
          <w:rFonts w:asciiTheme="majorBidi" w:hAnsiTheme="majorBidi" w:cstheme="majorBidi"/>
          <w:noProof/>
          <w:sz w:val="28"/>
          <w:szCs w:val="28"/>
        </w:rPr>
        <w:lastRenderedPageBreak/>
        <w:drawing>
          <wp:inline distT="0" distB="0" distL="0" distR="0" wp14:anchorId="6B2C4BB5" wp14:editId="7C3EE87E">
            <wp:extent cx="4675909" cy="1852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90" cy="1857083"/>
                    </a:xfrm>
                    <a:prstGeom prst="rect">
                      <a:avLst/>
                    </a:prstGeom>
                  </pic:spPr>
                </pic:pic>
              </a:graphicData>
            </a:graphic>
          </wp:inline>
        </w:drawing>
      </w:r>
    </w:p>
    <w:p w:rsidR="00885438" w:rsidRPr="001341BF" w:rsidRDefault="00885438" w:rsidP="00885438">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950 ns which means: </w:t>
      </w:r>
    </w:p>
    <w:p w:rsidR="00885438" w:rsidRPr="001341BF" w:rsidRDefault="00885438"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Fetch =&gt; </w:t>
      </w:r>
      <w:r w:rsidR="001341BF">
        <w:rPr>
          <w:rFonts w:asciiTheme="majorBidi" w:hAnsiTheme="majorBidi" w:cstheme="majorBidi"/>
        </w:rPr>
        <w:t>INC R1</w:t>
      </w:r>
    </w:p>
    <w:p w:rsidR="00885438" w:rsidRPr="001341BF" w:rsidRDefault="00885438"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DECODE =&gt; </w:t>
      </w:r>
      <w:r w:rsidR="001341BF">
        <w:rPr>
          <w:rFonts w:asciiTheme="majorBidi" w:hAnsiTheme="majorBidi" w:cstheme="majorBidi"/>
        </w:rPr>
        <w:t>NOT</w:t>
      </w:r>
      <w:r w:rsidRPr="001341BF">
        <w:rPr>
          <w:rFonts w:asciiTheme="majorBidi" w:hAnsiTheme="majorBidi" w:cstheme="majorBidi"/>
        </w:rPr>
        <w:t xml:space="preserve"> R2</w:t>
      </w:r>
    </w:p>
    <w:p w:rsidR="00885438" w:rsidRPr="001341BF" w:rsidRDefault="00885438" w:rsidP="00885438">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EXECUTE =&gt; IN</w:t>
      </w:r>
      <w:r w:rsidR="001341BF">
        <w:rPr>
          <w:rFonts w:asciiTheme="majorBidi" w:hAnsiTheme="majorBidi" w:cstheme="majorBidi"/>
        </w:rPr>
        <w:t xml:space="preserve"> R2</w:t>
      </w:r>
      <w:r w:rsidRPr="001341BF">
        <w:rPr>
          <w:rFonts w:asciiTheme="majorBidi" w:hAnsiTheme="majorBidi" w:cstheme="majorBidi"/>
        </w:rPr>
        <w:t xml:space="preserve">    </w:t>
      </w:r>
      <m:oMath>
        <m:r>
          <w:rPr>
            <w:rFonts w:ascii="Cambria Math" w:hAnsi="Cambria Math" w:cstheme="majorBidi"/>
          </w:rPr>
          <m:t>∴</m:t>
        </m:r>
      </m:oMath>
      <w:r w:rsidRPr="001341BF">
        <w:rPr>
          <w:rFonts w:asciiTheme="majorBidi" w:eastAsiaTheme="minorEastAsia" w:hAnsiTheme="majorBidi" w:cstheme="majorBidi"/>
        </w:rPr>
        <w:t xml:space="preserve">  </w:t>
      </w:r>
      <w:r w:rsidR="001341BF" w:rsidRPr="001341BF">
        <w:rPr>
          <w:rFonts w:asciiTheme="majorBidi" w:eastAsiaTheme="minorEastAsia" w:hAnsiTheme="majorBidi" w:cstheme="majorBidi"/>
          <w:color w:val="FF0000"/>
        </w:rPr>
        <w:t xml:space="preserve">CF = </w:t>
      </w:r>
      <w:proofErr w:type="gramStart"/>
      <w:r w:rsidR="001341BF" w:rsidRPr="001341BF">
        <w:rPr>
          <w:rFonts w:asciiTheme="majorBidi" w:eastAsiaTheme="minorEastAsia" w:hAnsiTheme="majorBidi" w:cstheme="majorBidi"/>
          <w:color w:val="FF0000"/>
        </w:rPr>
        <w:t>S ,</w:t>
      </w:r>
      <w:proofErr w:type="gramEnd"/>
      <w:r w:rsidR="001341BF" w:rsidRPr="001341BF">
        <w:rPr>
          <w:rFonts w:asciiTheme="majorBidi" w:eastAsiaTheme="minorEastAsia" w:hAnsiTheme="majorBidi" w:cstheme="majorBidi"/>
          <w:color w:val="FF0000"/>
        </w:rPr>
        <w:t xml:space="preserve"> NF = S , ZF = S</w:t>
      </w:r>
    </w:p>
    <w:p w:rsidR="00885438" w:rsidRPr="001341BF" w:rsidRDefault="00885438" w:rsidP="00885438">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 xml:space="preserve">MEMORY =&gt; </w:t>
      </w:r>
      <w:r w:rsidR="001341BF">
        <w:rPr>
          <w:rFonts w:asciiTheme="majorBidi" w:hAnsiTheme="majorBidi" w:cstheme="majorBidi"/>
        </w:rPr>
        <w:t>IN</w:t>
      </w:r>
      <w:r w:rsidRPr="001341BF">
        <w:rPr>
          <w:rFonts w:asciiTheme="majorBidi" w:hAnsiTheme="majorBidi" w:cstheme="majorBidi"/>
        </w:rPr>
        <w:t xml:space="preserve"> R1    </w:t>
      </w:r>
    </w:p>
    <w:p w:rsidR="00CE52EA" w:rsidRPr="001341BF" w:rsidRDefault="00885438" w:rsidP="001341BF">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001341BF">
        <w:rPr>
          <w:rFonts w:asciiTheme="majorBidi" w:hAnsiTheme="majorBidi" w:cstheme="majorBidi"/>
        </w:rPr>
        <w:t>INC</w:t>
      </w:r>
      <w:r w:rsidR="008F7CD0" w:rsidRPr="001341BF">
        <w:rPr>
          <w:rFonts w:asciiTheme="majorBidi" w:hAnsiTheme="majorBidi" w:cstheme="majorBidi"/>
        </w:rPr>
        <w:t xml:space="preserve"> R1</w:t>
      </w:r>
      <w:r w:rsidR="00671E31">
        <w:rPr>
          <w:rFonts w:asciiTheme="majorBidi" w:hAnsiTheme="majorBidi" w:cstheme="majorBidi"/>
        </w:rPr>
        <w:t xml:space="preserve">     </w:t>
      </w:r>
      <w:proofErr w:type="spellStart"/>
      <w:r w:rsidR="00671E31">
        <w:rPr>
          <w:rFonts w:asciiTheme="majorBidi" w:hAnsiTheme="majorBidi" w:cstheme="majorBidi"/>
        </w:rPr>
        <w:t>R1</w:t>
      </w:r>
      <w:proofErr w:type="spellEnd"/>
      <w:r w:rsidR="00671E31">
        <w:rPr>
          <w:rFonts w:asciiTheme="majorBidi" w:hAnsiTheme="majorBidi" w:cstheme="majorBidi"/>
        </w:rPr>
        <w:t xml:space="preserve"> = 0</w:t>
      </w:r>
    </w:p>
    <w:p w:rsidR="00CE52EA" w:rsidRDefault="003F640B" w:rsidP="00564744">
      <w:pPr>
        <w:tabs>
          <w:tab w:val="left" w:pos="1710"/>
        </w:tabs>
        <w:spacing w:line="360" w:lineRule="auto"/>
        <w:jc w:val="center"/>
        <w:rPr>
          <w:rFonts w:asciiTheme="majorBidi" w:hAnsiTheme="majorBidi" w:cstheme="majorBidi"/>
          <w:sz w:val="28"/>
          <w:szCs w:val="28"/>
        </w:rPr>
      </w:pPr>
      <w:r w:rsidRPr="003F640B">
        <w:rPr>
          <w:rFonts w:asciiTheme="majorBidi" w:hAnsiTheme="majorBidi" w:cstheme="majorBidi"/>
          <w:noProof/>
          <w:sz w:val="28"/>
          <w:szCs w:val="28"/>
        </w:rPr>
        <w:drawing>
          <wp:inline distT="0" distB="0" distL="0" distR="0" wp14:anchorId="4FD5FDEE" wp14:editId="1BD531E7">
            <wp:extent cx="4747260" cy="1951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3094" cy="1966724"/>
                    </a:xfrm>
                    <a:prstGeom prst="rect">
                      <a:avLst/>
                    </a:prstGeom>
                  </pic:spPr>
                </pic:pic>
              </a:graphicData>
            </a:graphic>
          </wp:inline>
        </w:drawing>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10</w:t>
      </w:r>
      <w:r w:rsidRPr="001341BF">
        <w:rPr>
          <w:rFonts w:asciiTheme="majorBidi" w:hAnsiTheme="majorBidi" w:cstheme="majorBidi"/>
        </w:rPr>
        <w:t xml:space="preserve">50 ns which means: </w:t>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Fetch =&gt; </w:t>
      </w:r>
      <w:r>
        <w:rPr>
          <w:rFonts w:asciiTheme="majorBidi" w:hAnsiTheme="majorBidi" w:cstheme="majorBidi"/>
        </w:rPr>
        <w:t>DEC R2</w:t>
      </w:r>
    </w:p>
    <w:p w:rsidR="001341BF" w:rsidRPr="001341BF" w:rsidRDefault="001341BF" w:rsidP="001341BF">
      <w:pPr>
        <w:tabs>
          <w:tab w:val="left" w:pos="1710"/>
        </w:tabs>
        <w:spacing w:line="240" w:lineRule="auto"/>
        <w:rPr>
          <w:rFonts w:asciiTheme="majorBidi" w:hAnsiTheme="majorBidi" w:cstheme="majorBidi"/>
        </w:rPr>
      </w:pPr>
      <w:r w:rsidRPr="001341BF">
        <w:rPr>
          <w:rFonts w:asciiTheme="majorBidi" w:hAnsiTheme="majorBidi" w:cstheme="majorBidi"/>
        </w:rPr>
        <w:t xml:space="preserve">DECODE =&gt; </w:t>
      </w:r>
      <w:r>
        <w:rPr>
          <w:rFonts w:asciiTheme="majorBidi" w:hAnsiTheme="majorBidi" w:cstheme="majorBidi"/>
        </w:rPr>
        <w:t>INC R1</w:t>
      </w:r>
    </w:p>
    <w:p w:rsidR="001341BF" w:rsidRPr="001341BF" w:rsidRDefault="001341BF" w:rsidP="003F640B">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EXECUTE =&gt; NOT R2</w:t>
      </w:r>
      <w:r>
        <w:rPr>
          <w:rFonts w:asciiTheme="majorBidi" w:hAnsiTheme="majorBidi" w:cstheme="majorBidi"/>
        </w:rPr>
        <w:t xml:space="preserve">   </w:t>
      </w:r>
      <m:oMath>
        <m:r>
          <w:rPr>
            <w:rFonts w:ascii="Cambria Math" w:hAnsi="Cambria Math" w:cstheme="majorBidi"/>
          </w:rPr>
          <m:t>∴</m:t>
        </m:r>
      </m:oMath>
      <w:r w:rsidRPr="001341BF">
        <w:rPr>
          <w:rFonts w:asciiTheme="majorBidi" w:eastAsiaTheme="minorEastAsia" w:hAnsiTheme="majorBidi" w:cstheme="majorBidi"/>
        </w:rPr>
        <w:t xml:space="preserve">  </w:t>
      </w:r>
      <w:r w:rsidR="002B4302">
        <w:rPr>
          <w:rFonts w:asciiTheme="majorBidi" w:eastAsiaTheme="minorEastAsia" w:hAnsiTheme="majorBidi" w:cstheme="majorBidi"/>
          <w:color w:val="FF0000"/>
        </w:rPr>
        <w:t xml:space="preserve">CF = </w:t>
      </w:r>
      <w:proofErr w:type="gramStart"/>
      <w:r w:rsidR="002B4302">
        <w:rPr>
          <w:rFonts w:asciiTheme="majorBidi" w:eastAsiaTheme="minorEastAsia" w:hAnsiTheme="majorBidi" w:cstheme="majorBidi"/>
          <w:color w:val="FF0000"/>
        </w:rPr>
        <w:t xml:space="preserve">S </w:t>
      </w:r>
      <w:r w:rsidR="009E4CEB">
        <w:rPr>
          <w:rFonts w:asciiTheme="majorBidi" w:eastAsiaTheme="minorEastAsia" w:hAnsiTheme="majorBidi" w:cstheme="majorBidi"/>
          <w:color w:val="FF0000"/>
        </w:rPr>
        <w:t>,</w:t>
      </w:r>
      <w:proofErr w:type="gramEnd"/>
      <w:r w:rsidR="009E4CEB">
        <w:rPr>
          <w:rFonts w:asciiTheme="majorBidi" w:eastAsiaTheme="minorEastAsia" w:hAnsiTheme="majorBidi" w:cstheme="majorBidi"/>
          <w:color w:val="FF0000"/>
        </w:rPr>
        <w:t xml:space="preserve"> NF = 1</w:t>
      </w:r>
      <w:r w:rsidR="003F640B">
        <w:rPr>
          <w:rFonts w:asciiTheme="majorBidi" w:eastAsiaTheme="minorEastAsia" w:hAnsiTheme="majorBidi" w:cstheme="majorBidi"/>
          <w:color w:val="FF0000"/>
        </w:rPr>
        <w:t xml:space="preserve"> , ZF = 0</w:t>
      </w:r>
      <w:r w:rsidR="009E4CEB">
        <w:rPr>
          <w:rFonts w:asciiTheme="majorBidi" w:eastAsiaTheme="minorEastAsia" w:hAnsiTheme="majorBidi" w:cstheme="majorBidi"/>
          <w:color w:val="FF0000"/>
        </w:rPr>
        <w:t xml:space="preserve"> , </w:t>
      </w:r>
      <w:r w:rsidR="009E4CEB" w:rsidRPr="009E4CEB">
        <w:rPr>
          <w:rFonts w:asciiTheme="majorBidi" w:eastAsiaTheme="minorEastAsia" w:hAnsiTheme="majorBidi" w:cstheme="majorBidi"/>
          <w:color w:val="000000" w:themeColor="text1"/>
        </w:rPr>
        <w:t>R1 =5</w:t>
      </w:r>
      <w:r w:rsidR="002B4302">
        <w:rPr>
          <w:rFonts w:asciiTheme="majorBidi" w:eastAsiaTheme="minorEastAsia" w:hAnsiTheme="majorBidi" w:cstheme="majorBidi"/>
          <w:color w:val="000000" w:themeColor="text1"/>
        </w:rPr>
        <w:t xml:space="preserve">                     </w:t>
      </w:r>
    </w:p>
    <w:p w:rsidR="001341BF" w:rsidRPr="001341BF" w:rsidRDefault="001341BF" w:rsidP="001341BF">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MEMORY =&gt; IN R2</w:t>
      </w:r>
      <w:r>
        <w:rPr>
          <w:rFonts w:asciiTheme="majorBidi" w:hAnsiTheme="majorBidi" w:cstheme="majorBidi"/>
        </w:rPr>
        <w:t xml:space="preserve">   </w:t>
      </w:r>
    </w:p>
    <w:p w:rsidR="001341BF" w:rsidRPr="001341BF" w:rsidRDefault="001341BF" w:rsidP="00671E31">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 xml:space="preserve">IN R1    </w:t>
      </w:r>
      <w:r w:rsidR="00671E31">
        <w:rPr>
          <w:rFonts w:asciiTheme="majorBidi" w:hAnsiTheme="majorBidi" w:cstheme="majorBidi"/>
        </w:rPr>
        <w:t xml:space="preserve">     </w:t>
      </w:r>
      <w:proofErr w:type="spellStart"/>
      <w:r w:rsidR="00671E31">
        <w:rPr>
          <w:rFonts w:asciiTheme="majorBidi" w:hAnsiTheme="majorBidi" w:cstheme="majorBidi"/>
        </w:rPr>
        <w:t>R1</w:t>
      </w:r>
      <w:proofErr w:type="spellEnd"/>
      <w:r w:rsidR="00671E31">
        <w:rPr>
          <w:rFonts w:asciiTheme="majorBidi" w:hAnsiTheme="majorBidi" w:cstheme="majorBidi"/>
        </w:rPr>
        <w:t xml:space="preserve"> = 5</w:t>
      </w:r>
    </w:p>
    <w:p w:rsidR="00CE52EA" w:rsidRDefault="00E75482" w:rsidP="00564744">
      <w:pPr>
        <w:tabs>
          <w:tab w:val="left" w:pos="1710"/>
        </w:tabs>
        <w:spacing w:line="360" w:lineRule="auto"/>
        <w:jc w:val="center"/>
        <w:rPr>
          <w:rFonts w:asciiTheme="majorBidi" w:hAnsiTheme="majorBidi" w:cstheme="majorBidi"/>
          <w:sz w:val="28"/>
          <w:szCs w:val="28"/>
        </w:rPr>
      </w:pPr>
      <w:r w:rsidRPr="00E75482">
        <w:rPr>
          <w:rFonts w:asciiTheme="majorBidi" w:hAnsiTheme="majorBidi" w:cstheme="majorBidi"/>
          <w:noProof/>
          <w:sz w:val="28"/>
          <w:szCs w:val="28"/>
        </w:rPr>
        <w:lastRenderedPageBreak/>
        <w:drawing>
          <wp:inline distT="0" distB="0" distL="0" distR="0" wp14:anchorId="28CBF1F7" wp14:editId="3955171D">
            <wp:extent cx="4579620" cy="199838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7573" cy="2006214"/>
                    </a:xfrm>
                    <a:prstGeom prst="rect">
                      <a:avLst/>
                    </a:prstGeom>
                  </pic:spPr>
                </pic:pic>
              </a:graphicData>
            </a:graphic>
          </wp:inline>
        </w:drawing>
      </w:r>
    </w:p>
    <w:p w:rsidR="009E4CEB" w:rsidRPr="001341BF" w:rsidRDefault="009E4CEB" w:rsidP="009E4CEB">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11</w:t>
      </w:r>
      <w:r w:rsidRPr="001341BF">
        <w:rPr>
          <w:rFonts w:asciiTheme="majorBidi" w:hAnsiTheme="majorBidi" w:cstheme="majorBidi"/>
        </w:rPr>
        <w:t xml:space="preserve">50 ns which means: </w:t>
      </w:r>
    </w:p>
    <w:p w:rsidR="009E4CEB" w:rsidRPr="001341BF" w:rsidRDefault="009E4CEB" w:rsidP="009E4CEB">
      <w:pPr>
        <w:tabs>
          <w:tab w:val="left" w:pos="1710"/>
        </w:tabs>
        <w:spacing w:line="240" w:lineRule="auto"/>
        <w:rPr>
          <w:rFonts w:asciiTheme="majorBidi" w:hAnsiTheme="majorBidi" w:cstheme="majorBidi"/>
        </w:rPr>
      </w:pPr>
      <w:r w:rsidRPr="001341BF">
        <w:rPr>
          <w:rFonts w:asciiTheme="majorBidi" w:hAnsiTheme="majorBidi" w:cstheme="majorBidi"/>
        </w:rPr>
        <w:t xml:space="preserve">Fetch =&gt; </w:t>
      </w:r>
      <w:r>
        <w:rPr>
          <w:rFonts w:asciiTheme="majorBidi" w:hAnsiTheme="majorBidi" w:cstheme="majorBidi"/>
        </w:rPr>
        <w:t>OUT R1</w:t>
      </w:r>
    </w:p>
    <w:p w:rsidR="009E4CEB" w:rsidRPr="001341BF" w:rsidRDefault="009E4CEB" w:rsidP="009E4CEB">
      <w:pPr>
        <w:tabs>
          <w:tab w:val="left" w:pos="1710"/>
        </w:tabs>
        <w:spacing w:line="240" w:lineRule="auto"/>
        <w:rPr>
          <w:rFonts w:asciiTheme="majorBidi" w:hAnsiTheme="majorBidi" w:cstheme="majorBidi"/>
        </w:rPr>
      </w:pPr>
      <w:r w:rsidRPr="001341BF">
        <w:rPr>
          <w:rFonts w:asciiTheme="majorBidi" w:hAnsiTheme="majorBidi" w:cstheme="majorBidi"/>
        </w:rPr>
        <w:t xml:space="preserve">DECODE =&gt; </w:t>
      </w:r>
      <w:r>
        <w:rPr>
          <w:rFonts w:asciiTheme="majorBidi" w:hAnsiTheme="majorBidi" w:cstheme="majorBidi"/>
        </w:rPr>
        <w:t>DEC R2</w:t>
      </w:r>
    </w:p>
    <w:p w:rsidR="009E4CEB" w:rsidRPr="001341BF" w:rsidRDefault="009E4CEB" w:rsidP="009E4CEB">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w:t>
      </w:r>
      <w:r>
        <w:rPr>
          <w:rFonts w:asciiTheme="majorBidi" w:hAnsiTheme="majorBidi" w:cstheme="majorBidi"/>
        </w:rPr>
        <w:t xml:space="preserve">INC R1  </w:t>
      </w:r>
      <m:oMath>
        <m:r>
          <w:rPr>
            <w:rFonts w:ascii="Cambria Math" w:hAnsi="Cambria Math" w:cstheme="majorBidi"/>
          </w:rPr>
          <m:t>∴</m:t>
        </m:r>
      </m:oMath>
      <w:r w:rsidRPr="001341BF">
        <w:rPr>
          <w:rFonts w:asciiTheme="majorBidi" w:eastAsiaTheme="minorEastAsia" w:hAnsiTheme="majorBidi" w:cstheme="majorBidi"/>
        </w:rPr>
        <w:t xml:space="preserve">  </w:t>
      </w:r>
      <w:r w:rsidR="002B4302">
        <w:rPr>
          <w:rFonts w:asciiTheme="majorBidi" w:eastAsiaTheme="minorEastAsia" w:hAnsiTheme="majorBidi" w:cstheme="majorBidi"/>
          <w:color w:val="FF0000"/>
        </w:rPr>
        <w:t xml:space="preserve">CF = 0, NF = </w:t>
      </w:r>
      <w:proofErr w:type="gramStart"/>
      <w:r w:rsidR="002B4302">
        <w:rPr>
          <w:rFonts w:asciiTheme="majorBidi" w:eastAsiaTheme="minorEastAsia" w:hAnsiTheme="majorBidi" w:cstheme="majorBidi"/>
          <w:color w:val="FF0000"/>
        </w:rPr>
        <w:t>0 ,</w:t>
      </w:r>
      <w:proofErr w:type="gramEnd"/>
      <w:r w:rsidR="002B4302">
        <w:rPr>
          <w:rFonts w:asciiTheme="majorBidi" w:eastAsiaTheme="minorEastAsia" w:hAnsiTheme="majorBidi" w:cstheme="majorBidi"/>
          <w:color w:val="FF0000"/>
        </w:rPr>
        <w:t xml:space="preserve"> ZF = 0</w:t>
      </w:r>
      <w:r w:rsidR="00FB57DC" w:rsidRPr="00FB57DC">
        <w:rPr>
          <w:rFonts w:asciiTheme="majorBidi" w:hAnsiTheme="majorBidi" w:cstheme="majorBidi"/>
        </w:rPr>
        <w:t xml:space="preserve"> </w:t>
      </w:r>
      <w:r w:rsidR="00FB57DC">
        <w:rPr>
          <w:rFonts w:asciiTheme="majorBidi" w:hAnsiTheme="majorBidi" w:cstheme="majorBidi"/>
        </w:rPr>
        <w:t xml:space="preserve">     R2 = 10</w:t>
      </w:r>
    </w:p>
    <w:p w:rsidR="009E4CEB" w:rsidRPr="001341BF" w:rsidRDefault="009E4CEB" w:rsidP="009E4CEB">
      <w:pPr>
        <w:tabs>
          <w:tab w:val="left" w:pos="1710"/>
        </w:tabs>
        <w:spacing w:line="240" w:lineRule="auto"/>
        <w:rPr>
          <w:rFonts w:asciiTheme="majorBidi" w:eastAsiaTheme="minorEastAsia" w:hAnsiTheme="majorBidi" w:cstheme="majorBidi"/>
        </w:rPr>
      </w:pPr>
      <w:r w:rsidRPr="001341BF">
        <w:rPr>
          <w:rFonts w:asciiTheme="majorBidi" w:hAnsiTheme="majorBidi" w:cstheme="majorBidi"/>
        </w:rPr>
        <w:t>MEMORY =&gt; NOT R2</w:t>
      </w:r>
      <w:r>
        <w:rPr>
          <w:rFonts w:asciiTheme="majorBidi" w:hAnsiTheme="majorBidi" w:cstheme="majorBidi"/>
        </w:rPr>
        <w:t xml:space="preserve">   </w:t>
      </w:r>
    </w:p>
    <w:p w:rsidR="009E4CEB" w:rsidRPr="001341BF" w:rsidRDefault="009E4CEB" w:rsidP="00FB57DC">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Pr="001341BF">
        <w:rPr>
          <w:rFonts w:asciiTheme="majorBidi" w:hAnsiTheme="majorBidi" w:cstheme="majorBidi"/>
        </w:rPr>
        <w:t>IN R2</w:t>
      </w:r>
      <w:r>
        <w:rPr>
          <w:rFonts w:asciiTheme="majorBidi" w:hAnsiTheme="majorBidi" w:cstheme="majorBidi"/>
        </w:rPr>
        <w:t xml:space="preserve">   </w:t>
      </w:r>
      <w:r w:rsidR="00FB57DC">
        <w:rPr>
          <w:rFonts w:asciiTheme="majorBidi" w:hAnsiTheme="majorBidi" w:cstheme="majorBidi"/>
        </w:rPr>
        <w:t xml:space="preserve">     </w:t>
      </w:r>
      <w:proofErr w:type="spellStart"/>
      <w:r w:rsidR="00FB57DC">
        <w:rPr>
          <w:rFonts w:asciiTheme="majorBidi" w:hAnsiTheme="majorBidi" w:cstheme="majorBidi"/>
        </w:rPr>
        <w:t>R2</w:t>
      </w:r>
      <w:proofErr w:type="spellEnd"/>
      <w:r w:rsidR="00FB57DC">
        <w:rPr>
          <w:rFonts w:asciiTheme="majorBidi" w:hAnsiTheme="majorBidi" w:cstheme="majorBidi"/>
        </w:rPr>
        <w:t xml:space="preserve"> = 10</w:t>
      </w:r>
    </w:p>
    <w:p w:rsidR="009E4CEB" w:rsidRDefault="009E4CEB" w:rsidP="00564744">
      <w:pPr>
        <w:tabs>
          <w:tab w:val="left" w:pos="1710"/>
        </w:tabs>
        <w:spacing w:line="360" w:lineRule="auto"/>
        <w:jc w:val="center"/>
        <w:rPr>
          <w:rFonts w:asciiTheme="majorBidi" w:hAnsiTheme="majorBidi" w:cstheme="majorBidi"/>
          <w:sz w:val="28"/>
          <w:szCs w:val="28"/>
        </w:rPr>
      </w:pPr>
    </w:p>
    <w:p w:rsidR="00CE52EA" w:rsidRDefault="00E75482" w:rsidP="00564744">
      <w:pPr>
        <w:tabs>
          <w:tab w:val="left" w:pos="1710"/>
        </w:tabs>
        <w:spacing w:line="360" w:lineRule="auto"/>
        <w:jc w:val="center"/>
        <w:rPr>
          <w:rFonts w:asciiTheme="majorBidi" w:hAnsiTheme="majorBidi" w:cstheme="majorBidi"/>
          <w:sz w:val="28"/>
          <w:szCs w:val="28"/>
        </w:rPr>
      </w:pPr>
      <w:r w:rsidRPr="00E75482">
        <w:rPr>
          <w:rFonts w:asciiTheme="majorBidi" w:hAnsiTheme="majorBidi" w:cstheme="majorBidi"/>
          <w:noProof/>
          <w:sz w:val="28"/>
          <w:szCs w:val="28"/>
        </w:rPr>
        <w:drawing>
          <wp:inline distT="0" distB="0" distL="0" distR="0" wp14:anchorId="6E5AEA54" wp14:editId="37A8FF91">
            <wp:extent cx="4503420" cy="2003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0007" cy="2015166"/>
                    </a:xfrm>
                    <a:prstGeom prst="rect">
                      <a:avLst/>
                    </a:prstGeom>
                  </pic:spPr>
                </pic:pic>
              </a:graphicData>
            </a:graphic>
          </wp:inline>
        </w:drawing>
      </w:r>
    </w:p>
    <w:p w:rsidR="002B4302"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 xml:space="preserve">1250 ns which means: </w:t>
      </w:r>
    </w:p>
    <w:p w:rsidR="002B4302" w:rsidRPr="001341BF"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Fetch =&gt; </w:t>
      </w:r>
      <w:r>
        <w:rPr>
          <w:rFonts w:asciiTheme="majorBidi" w:hAnsiTheme="majorBidi" w:cstheme="majorBidi"/>
        </w:rPr>
        <w:t>OUT R2</w:t>
      </w:r>
    </w:p>
    <w:p w:rsidR="002B4302" w:rsidRPr="001341BF"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DECODE =&gt; </w:t>
      </w:r>
      <w:r>
        <w:rPr>
          <w:rFonts w:asciiTheme="majorBidi" w:hAnsiTheme="majorBidi" w:cstheme="majorBidi"/>
        </w:rPr>
        <w:t>OUT R1</w:t>
      </w:r>
    </w:p>
    <w:p w:rsidR="002B4302" w:rsidRPr="001341BF" w:rsidRDefault="002B4302" w:rsidP="002B4302">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w:t>
      </w:r>
      <w:r>
        <w:rPr>
          <w:rFonts w:asciiTheme="majorBidi" w:hAnsiTheme="majorBidi" w:cstheme="majorBidi"/>
        </w:rPr>
        <w:t xml:space="preserve">DEC R2  </w:t>
      </w:r>
      <m:oMath>
        <m:r>
          <w:rPr>
            <w:rFonts w:ascii="Cambria Math" w:hAnsi="Cambria Math" w:cstheme="majorBidi"/>
          </w:rPr>
          <m:t>∴</m:t>
        </m:r>
      </m:oMath>
      <w:r w:rsidRPr="001341BF">
        <w:rPr>
          <w:rFonts w:asciiTheme="majorBidi" w:eastAsiaTheme="minorEastAsia" w:hAnsiTheme="majorBidi" w:cstheme="majorBidi"/>
        </w:rPr>
        <w:t xml:space="preserve">  </w:t>
      </w:r>
      <w:r>
        <w:rPr>
          <w:rFonts w:asciiTheme="majorBidi" w:eastAsiaTheme="minorEastAsia" w:hAnsiTheme="majorBidi" w:cstheme="majorBidi"/>
          <w:color w:val="FF0000"/>
        </w:rPr>
        <w:t xml:space="preserve">CF </w:t>
      </w:r>
      <w:proofErr w:type="gramStart"/>
      <w:r>
        <w:rPr>
          <w:rFonts w:asciiTheme="majorBidi" w:eastAsiaTheme="minorEastAsia" w:hAnsiTheme="majorBidi" w:cstheme="majorBidi"/>
          <w:color w:val="FF0000"/>
        </w:rPr>
        <w:t xml:space="preserve">= </w:t>
      </w:r>
      <w:r w:rsidRPr="001341BF">
        <w:rPr>
          <w:rFonts w:asciiTheme="majorBidi" w:eastAsiaTheme="minorEastAsia" w:hAnsiTheme="majorBidi" w:cstheme="majorBidi"/>
          <w:color w:val="FF0000"/>
        </w:rPr>
        <w:t xml:space="preserve"> </w:t>
      </w:r>
      <w:r>
        <w:rPr>
          <w:rFonts w:asciiTheme="majorBidi" w:eastAsiaTheme="minorEastAsia" w:hAnsiTheme="majorBidi" w:cstheme="majorBidi"/>
          <w:color w:val="FF0000"/>
        </w:rPr>
        <w:t>0</w:t>
      </w:r>
      <w:proofErr w:type="gramEnd"/>
      <w:r>
        <w:rPr>
          <w:rFonts w:asciiTheme="majorBidi" w:eastAsiaTheme="minorEastAsia" w:hAnsiTheme="majorBidi" w:cstheme="majorBidi"/>
          <w:color w:val="FF0000"/>
        </w:rPr>
        <w:t xml:space="preserve">, NF = 1 , ZF = 0    </w:t>
      </w:r>
    </w:p>
    <w:p w:rsidR="002B4302" w:rsidRPr="001341BF" w:rsidRDefault="002B4302" w:rsidP="002B4302">
      <w:pPr>
        <w:tabs>
          <w:tab w:val="left" w:pos="1710"/>
        </w:tabs>
        <w:spacing w:line="240" w:lineRule="auto"/>
        <w:rPr>
          <w:rFonts w:asciiTheme="majorBidi" w:eastAsiaTheme="minorEastAsia" w:hAnsiTheme="majorBidi" w:cstheme="majorBidi"/>
        </w:rPr>
      </w:pPr>
      <w:r>
        <w:rPr>
          <w:rFonts w:asciiTheme="majorBidi" w:hAnsiTheme="majorBidi" w:cstheme="majorBidi"/>
        </w:rPr>
        <w:t xml:space="preserve">MEMORY =&gt; INC R1   </w:t>
      </w:r>
    </w:p>
    <w:p w:rsidR="002B4302" w:rsidRPr="001341BF" w:rsidRDefault="002B4302" w:rsidP="002B4302">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Pr>
          <w:rFonts w:asciiTheme="majorBidi" w:hAnsiTheme="majorBidi" w:cstheme="majorBidi"/>
        </w:rPr>
        <w:t>NOT</w:t>
      </w:r>
      <w:r w:rsidRPr="001341BF">
        <w:rPr>
          <w:rFonts w:asciiTheme="majorBidi" w:hAnsiTheme="majorBidi" w:cstheme="majorBidi"/>
        </w:rPr>
        <w:t xml:space="preserve"> R2</w:t>
      </w:r>
      <w:r>
        <w:rPr>
          <w:rFonts w:asciiTheme="majorBidi" w:hAnsiTheme="majorBidi" w:cstheme="majorBidi"/>
        </w:rPr>
        <w:t xml:space="preserve">   </w:t>
      </w:r>
      <w:r w:rsidR="00FB57DC">
        <w:rPr>
          <w:rFonts w:asciiTheme="majorBidi" w:hAnsiTheme="majorBidi" w:cstheme="majorBidi"/>
        </w:rPr>
        <w:t xml:space="preserve">     R2= FFFFFFEF</w:t>
      </w:r>
    </w:p>
    <w:p w:rsidR="00CE52EA" w:rsidRDefault="00CE52EA" w:rsidP="00564744">
      <w:pPr>
        <w:tabs>
          <w:tab w:val="left" w:pos="1710"/>
        </w:tabs>
        <w:spacing w:line="360" w:lineRule="auto"/>
        <w:jc w:val="center"/>
        <w:rPr>
          <w:rFonts w:asciiTheme="majorBidi" w:hAnsiTheme="majorBidi" w:cstheme="majorBidi"/>
          <w:sz w:val="28"/>
          <w:szCs w:val="28"/>
        </w:rPr>
      </w:pPr>
    </w:p>
    <w:p w:rsidR="00CE52EA" w:rsidRDefault="00CE52EA" w:rsidP="002B4302">
      <w:pPr>
        <w:tabs>
          <w:tab w:val="left" w:pos="1710"/>
        </w:tabs>
        <w:spacing w:line="360" w:lineRule="auto"/>
        <w:rPr>
          <w:rFonts w:asciiTheme="majorBidi" w:hAnsiTheme="majorBidi" w:cstheme="majorBidi"/>
          <w:sz w:val="28"/>
          <w:szCs w:val="28"/>
        </w:rPr>
      </w:pPr>
    </w:p>
    <w:p w:rsidR="00CE52EA" w:rsidRDefault="00CE52EA" w:rsidP="00564744">
      <w:pPr>
        <w:tabs>
          <w:tab w:val="left" w:pos="1710"/>
        </w:tabs>
        <w:spacing w:line="360" w:lineRule="auto"/>
        <w:jc w:val="center"/>
        <w:rPr>
          <w:rFonts w:asciiTheme="majorBidi" w:hAnsiTheme="majorBidi" w:cstheme="majorBidi"/>
          <w:sz w:val="28"/>
          <w:szCs w:val="28"/>
        </w:rPr>
      </w:pPr>
    </w:p>
    <w:p w:rsidR="00CE52EA" w:rsidRDefault="00E75482" w:rsidP="00564744">
      <w:pPr>
        <w:tabs>
          <w:tab w:val="left" w:pos="1710"/>
        </w:tabs>
        <w:spacing w:line="360" w:lineRule="auto"/>
        <w:jc w:val="center"/>
        <w:rPr>
          <w:rFonts w:asciiTheme="majorBidi" w:hAnsiTheme="majorBidi" w:cstheme="majorBidi"/>
          <w:sz w:val="28"/>
          <w:szCs w:val="28"/>
        </w:rPr>
      </w:pPr>
      <w:r w:rsidRPr="00E75482">
        <w:rPr>
          <w:rFonts w:asciiTheme="majorBidi" w:hAnsiTheme="majorBidi" w:cstheme="majorBidi"/>
          <w:noProof/>
          <w:sz w:val="28"/>
          <w:szCs w:val="28"/>
        </w:rPr>
        <w:drawing>
          <wp:inline distT="0" distB="0" distL="0" distR="0" wp14:anchorId="50621257" wp14:editId="6B475074">
            <wp:extent cx="5052060" cy="2126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643" cy="2134858"/>
                    </a:xfrm>
                    <a:prstGeom prst="rect">
                      <a:avLst/>
                    </a:prstGeom>
                  </pic:spPr>
                </pic:pic>
              </a:graphicData>
            </a:graphic>
          </wp:inline>
        </w:drawing>
      </w:r>
    </w:p>
    <w:p w:rsidR="002B4302"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 xml:space="preserve">1350 ns which means: </w:t>
      </w:r>
    </w:p>
    <w:p w:rsidR="002B4302" w:rsidRPr="001341BF"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DECODE =&gt; </w:t>
      </w:r>
      <w:r>
        <w:rPr>
          <w:rFonts w:asciiTheme="majorBidi" w:hAnsiTheme="majorBidi" w:cstheme="majorBidi"/>
        </w:rPr>
        <w:t>OUT R2</w:t>
      </w:r>
    </w:p>
    <w:p w:rsidR="002B4302" w:rsidRPr="00FB57DC" w:rsidRDefault="002B4302" w:rsidP="002B4302">
      <w:pPr>
        <w:tabs>
          <w:tab w:val="left" w:pos="1710"/>
        </w:tabs>
        <w:spacing w:line="240" w:lineRule="auto"/>
        <w:rPr>
          <w:rFonts w:asciiTheme="majorBidi" w:eastAsiaTheme="minorEastAsia" w:hAnsiTheme="majorBidi" w:cstheme="majorBidi"/>
          <w:color w:val="000000" w:themeColor="text1"/>
        </w:rPr>
      </w:pPr>
      <w:r w:rsidRPr="001341BF">
        <w:rPr>
          <w:rFonts w:asciiTheme="majorBidi" w:hAnsiTheme="majorBidi" w:cstheme="majorBidi"/>
        </w:rPr>
        <w:t xml:space="preserve">EXECUTE =&gt; </w:t>
      </w:r>
      <w:r>
        <w:rPr>
          <w:rFonts w:asciiTheme="majorBidi" w:hAnsiTheme="majorBidi" w:cstheme="majorBidi"/>
        </w:rPr>
        <w:t xml:space="preserve">OUT R1   </w:t>
      </w:r>
      <m:oMath>
        <m:r>
          <w:rPr>
            <w:rFonts w:ascii="Cambria Math" w:hAnsi="Cambria Math" w:cstheme="majorBidi"/>
          </w:rPr>
          <m:t>∴</m:t>
        </m:r>
      </m:oMath>
      <w:r w:rsidRPr="001341BF">
        <w:rPr>
          <w:rFonts w:asciiTheme="majorBidi" w:eastAsiaTheme="minorEastAsia" w:hAnsiTheme="majorBidi" w:cstheme="majorBidi"/>
        </w:rPr>
        <w:t xml:space="preserve">  </w:t>
      </w:r>
      <w:r>
        <w:rPr>
          <w:rFonts w:asciiTheme="majorBidi" w:eastAsiaTheme="minorEastAsia" w:hAnsiTheme="majorBidi" w:cstheme="majorBidi"/>
          <w:color w:val="FF0000"/>
        </w:rPr>
        <w:t xml:space="preserve">CF </w:t>
      </w:r>
      <w:proofErr w:type="gramStart"/>
      <w:r>
        <w:rPr>
          <w:rFonts w:asciiTheme="majorBidi" w:eastAsiaTheme="minorEastAsia" w:hAnsiTheme="majorBidi" w:cstheme="majorBidi"/>
          <w:color w:val="FF0000"/>
        </w:rPr>
        <w:t xml:space="preserve">= </w:t>
      </w:r>
      <w:r w:rsidRPr="001341BF">
        <w:rPr>
          <w:rFonts w:asciiTheme="majorBidi" w:eastAsiaTheme="minorEastAsia" w:hAnsiTheme="majorBidi" w:cstheme="majorBidi"/>
          <w:color w:val="FF0000"/>
        </w:rPr>
        <w:t xml:space="preserve"> </w:t>
      </w:r>
      <w:r w:rsidR="00E75482">
        <w:rPr>
          <w:rFonts w:asciiTheme="majorBidi" w:eastAsiaTheme="minorEastAsia" w:hAnsiTheme="majorBidi" w:cstheme="majorBidi"/>
          <w:color w:val="FF0000"/>
        </w:rPr>
        <w:t>S</w:t>
      </w:r>
      <w:proofErr w:type="gramEnd"/>
      <w:r w:rsidR="00E75482">
        <w:rPr>
          <w:rFonts w:asciiTheme="majorBidi" w:eastAsiaTheme="minorEastAsia" w:hAnsiTheme="majorBidi" w:cstheme="majorBidi"/>
          <w:color w:val="FF0000"/>
        </w:rPr>
        <w:t>, NF = S , ZF = S</w:t>
      </w:r>
      <w:r w:rsidR="00FB57DC">
        <w:rPr>
          <w:rFonts w:asciiTheme="majorBidi" w:eastAsiaTheme="minorEastAsia" w:hAnsiTheme="majorBidi" w:cstheme="majorBidi"/>
          <w:color w:val="FF0000"/>
        </w:rPr>
        <w:t xml:space="preserve">  </w:t>
      </w:r>
      <w:r w:rsidR="00FB57DC">
        <w:rPr>
          <w:rFonts w:asciiTheme="majorBidi" w:eastAsiaTheme="minorEastAsia" w:hAnsiTheme="majorBidi" w:cstheme="majorBidi"/>
          <w:color w:val="000000" w:themeColor="text1"/>
        </w:rPr>
        <w:t>OUT PORT = 6</w:t>
      </w:r>
    </w:p>
    <w:p w:rsidR="002B4302" w:rsidRPr="001341BF" w:rsidRDefault="002B4302" w:rsidP="002B4302">
      <w:pPr>
        <w:tabs>
          <w:tab w:val="left" w:pos="1710"/>
        </w:tabs>
        <w:spacing w:line="240" w:lineRule="auto"/>
        <w:rPr>
          <w:rFonts w:asciiTheme="majorBidi" w:eastAsiaTheme="minorEastAsia" w:hAnsiTheme="majorBidi" w:cstheme="majorBidi"/>
        </w:rPr>
      </w:pPr>
      <w:r>
        <w:rPr>
          <w:rFonts w:asciiTheme="majorBidi" w:hAnsiTheme="majorBidi" w:cstheme="majorBidi"/>
        </w:rPr>
        <w:t xml:space="preserve">MEMORY =&gt; DEC R2  </w:t>
      </w:r>
    </w:p>
    <w:p w:rsidR="002B4302" w:rsidRPr="001341BF" w:rsidRDefault="002B4302" w:rsidP="002B4302">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Pr>
          <w:rFonts w:asciiTheme="majorBidi" w:hAnsiTheme="majorBidi" w:cstheme="majorBidi"/>
        </w:rPr>
        <w:t xml:space="preserve">INC R1   </w:t>
      </w:r>
      <w:r w:rsidR="00FB57DC">
        <w:rPr>
          <w:rFonts w:asciiTheme="majorBidi" w:hAnsiTheme="majorBidi" w:cstheme="majorBidi"/>
        </w:rPr>
        <w:t>R1= 6</w:t>
      </w:r>
    </w:p>
    <w:p w:rsidR="002B4302" w:rsidRDefault="002B4302" w:rsidP="00564744">
      <w:pPr>
        <w:tabs>
          <w:tab w:val="left" w:pos="1710"/>
        </w:tabs>
        <w:spacing w:line="360" w:lineRule="auto"/>
        <w:jc w:val="center"/>
        <w:rPr>
          <w:rFonts w:asciiTheme="majorBidi" w:hAnsiTheme="majorBidi" w:cstheme="majorBidi"/>
          <w:sz w:val="28"/>
          <w:szCs w:val="28"/>
        </w:rPr>
      </w:pPr>
    </w:p>
    <w:p w:rsidR="00CE52EA" w:rsidRDefault="00E60816" w:rsidP="00564744">
      <w:pPr>
        <w:tabs>
          <w:tab w:val="left" w:pos="1710"/>
        </w:tabs>
        <w:spacing w:line="360" w:lineRule="auto"/>
        <w:jc w:val="center"/>
        <w:rPr>
          <w:rFonts w:asciiTheme="majorBidi" w:hAnsiTheme="majorBidi" w:cstheme="majorBidi"/>
          <w:sz w:val="28"/>
          <w:szCs w:val="28"/>
        </w:rPr>
      </w:pPr>
      <w:r w:rsidRPr="00E60816">
        <w:rPr>
          <w:rFonts w:asciiTheme="majorBidi" w:hAnsiTheme="majorBidi" w:cstheme="majorBidi"/>
          <w:noProof/>
          <w:sz w:val="28"/>
          <w:szCs w:val="28"/>
        </w:rPr>
        <w:drawing>
          <wp:inline distT="0" distB="0" distL="0" distR="0" wp14:anchorId="12F21F46" wp14:editId="670E8A7D">
            <wp:extent cx="4792980" cy="2372585"/>
            <wp:effectExtent l="0" t="0" r="762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4195" cy="2378137"/>
                    </a:xfrm>
                    <a:prstGeom prst="rect">
                      <a:avLst/>
                    </a:prstGeom>
                  </pic:spPr>
                </pic:pic>
              </a:graphicData>
            </a:graphic>
          </wp:inline>
        </w:drawing>
      </w:r>
    </w:p>
    <w:p w:rsidR="002B4302" w:rsidRDefault="002B4302" w:rsidP="002B4302">
      <w:pPr>
        <w:tabs>
          <w:tab w:val="left" w:pos="1710"/>
        </w:tabs>
        <w:spacing w:line="240" w:lineRule="auto"/>
        <w:rPr>
          <w:rFonts w:asciiTheme="majorBidi" w:hAnsiTheme="majorBidi" w:cstheme="majorBidi"/>
        </w:rPr>
      </w:pPr>
      <w:r w:rsidRPr="001341BF">
        <w:rPr>
          <w:rFonts w:asciiTheme="majorBidi" w:hAnsiTheme="majorBidi" w:cstheme="majorBidi"/>
        </w:rPr>
        <w:t xml:space="preserve">The cursor above is at </w:t>
      </w:r>
      <w:r>
        <w:rPr>
          <w:rFonts w:asciiTheme="majorBidi" w:hAnsiTheme="majorBidi" w:cstheme="majorBidi"/>
        </w:rPr>
        <w:t xml:space="preserve">1450 ns which means: </w:t>
      </w:r>
    </w:p>
    <w:p w:rsidR="002B4302" w:rsidRPr="001341BF" w:rsidRDefault="002B4302" w:rsidP="00671E31">
      <w:pPr>
        <w:tabs>
          <w:tab w:val="left" w:pos="1710"/>
        </w:tabs>
        <w:spacing w:line="240" w:lineRule="auto"/>
        <w:rPr>
          <w:rFonts w:asciiTheme="majorBidi" w:eastAsiaTheme="minorEastAsia" w:hAnsiTheme="majorBidi" w:cstheme="majorBidi"/>
          <w:color w:val="C00000"/>
        </w:rPr>
      </w:pPr>
      <w:r w:rsidRPr="001341BF">
        <w:rPr>
          <w:rFonts w:asciiTheme="majorBidi" w:hAnsiTheme="majorBidi" w:cstheme="majorBidi"/>
        </w:rPr>
        <w:t xml:space="preserve">EXECUTE =&gt; </w:t>
      </w:r>
      <w:r w:rsidR="00671E31">
        <w:rPr>
          <w:rFonts w:asciiTheme="majorBidi" w:hAnsiTheme="majorBidi" w:cstheme="majorBidi"/>
        </w:rPr>
        <w:t xml:space="preserve">OUT R2  </w:t>
      </w:r>
      <m:oMath>
        <m:r>
          <w:rPr>
            <w:rFonts w:ascii="Cambria Math" w:hAnsi="Cambria Math" w:cstheme="majorBidi"/>
          </w:rPr>
          <m:t>∴</m:t>
        </m:r>
      </m:oMath>
      <w:r w:rsidRPr="001341BF">
        <w:rPr>
          <w:rFonts w:asciiTheme="majorBidi" w:eastAsiaTheme="minorEastAsia" w:hAnsiTheme="majorBidi" w:cstheme="majorBidi"/>
        </w:rPr>
        <w:t xml:space="preserve">  </w:t>
      </w:r>
      <w:r>
        <w:rPr>
          <w:rFonts w:asciiTheme="majorBidi" w:eastAsiaTheme="minorEastAsia" w:hAnsiTheme="majorBidi" w:cstheme="majorBidi"/>
          <w:color w:val="FF0000"/>
        </w:rPr>
        <w:t xml:space="preserve">CF </w:t>
      </w:r>
      <w:proofErr w:type="gramStart"/>
      <w:r>
        <w:rPr>
          <w:rFonts w:asciiTheme="majorBidi" w:eastAsiaTheme="minorEastAsia" w:hAnsiTheme="majorBidi" w:cstheme="majorBidi"/>
          <w:color w:val="FF0000"/>
        </w:rPr>
        <w:t xml:space="preserve">= </w:t>
      </w:r>
      <w:r w:rsidRPr="001341BF">
        <w:rPr>
          <w:rFonts w:asciiTheme="majorBidi" w:eastAsiaTheme="minorEastAsia" w:hAnsiTheme="majorBidi" w:cstheme="majorBidi"/>
          <w:color w:val="FF0000"/>
        </w:rPr>
        <w:t xml:space="preserve"> </w:t>
      </w:r>
      <w:r w:rsidR="00E75482">
        <w:rPr>
          <w:rFonts w:asciiTheme="majorBidi" w:eastAsiaTheme="minorEastAsia" w:hAnsiTheme="majorBidi" w:cstheme="majorBidi"/>
          <w:color w:val="FF0000"/>
        </w:rPr>
        <w:t>S</w:t>
      </w:r>
      <w:proofErr w:type="gramEnd"/>
      <w:r w:rsidR="00E75482">
        <w:rPr>
          <w:rFonts w:asciiTheme="majorBidi" w:eastAsiaTheme="minorEastAsia" w:hAnsiTheme="majorBidi" w:cstheme="majorBidi"/>
          <w:color w:val="FF0000"/>
        </w:rPr>
        <w:t xml:space="preserve"> , NF = S , ZF = S</w:t>
      </w:r>
      <w:r w:rsidR="00FB57DC">
        <w:rPr>
          <w:rFonts w:asciiTheme="majorBidi" w:eastAsiaTheme="minorEastAsia" w:hAnsiTheme="majorBidi" w:cstheme="majorBidi"/>
          <w:color w:val="FF0000"/>
        </w:rPr>
        <w:t xml:space="preserve"> </w:t>
      </w:r>
      <w:r w:rsidR="00FB57DC" w:rsidRPr="00FB57DC">
        <w:rPr>
          <w:rFonts w:asciiTheme="majorBidi" w:eastAsiaTheme="minorEastAsia" w:hAnsiTheme="majorBidi" w:cstheme="majorBidi"/>
          <w:color w:val="000000" w:themeColor="text1"/>
        </w:rPr>
        <w:t>OUT</w:t>
      </w:r>
      <w:r w:rsidR="00FB57DC">
        <w:rPr>
          <w:rFonts w:asciiTheme="majorBidi" w:eastAsiaTheme="minorEastAsia" w:hAnsiTheme="majorBidi" w:cstheme="majorBidi"/>
          <w:color w:val="000000" w:themeColor="text1"/>
        </w:rPr>
        <w:t xml:space="preserve"> </w:t>
      </w:r>
      <w:r w:rsidR="00FB57DC" w:rsidRPr="00FB57DC">
        <w:rPr>
          <w:rFonts w:asciiTheme="majorBidi" w:eastAsiaTheme="minorEastAsia" w:hAnsiTheme="majorBidi" w:cstheme="majorBidi"/>
          <w:color w:val="000000" w:themeColor="text1"/>
        </w:rPr>
        <w:t>PORT</w:t>
      </w:r>
      <w:r w:rsidR="00FB57DC">
        <w:rPr>
          <w:rFonts w:asciiTheme="majorBidi" w:eastAsiaTheme="minorEastAsia" w:hAnsiTheme="majorBidi" w:cstheme="majorBidi"/>
          <w:color w:val="FF0000"/>
        </w:rPr>
        <w:t xml:space="preserve"> </w:t>
      </w:r>
      <w:r w:rsidR="00FB57DC" w:rsidRPr="00FB57DC">
        <w:rPr>
          <w:rFonts w:asciiTheme="majorBidi" w:eastAsiaTheme="minorEastAsia" w:hAnsiTheme="majorBidi" w:cstheme="majorBidi"/>
          <w:color w:val="000000" w:themeColor="text1"/>
        </w:rPr>
        <w:t>=</w:t>
      </w:r>
      <w:r w:rsidR="00FB57DC">
        <w:rPr>
          <w:rFonts w:asciiTheme="majorBidi" w:eastAsiaTheme="minorEastAsia" w:hAnsiTheme="majorBidi" w:cstheme="majorBidi"/>
          <w:color w:val="FF0000"/>
        </w:rPr>
        <w:t xml:space="preserve"> </w:t>
      </w:r>
      <w:r w:rsidR="00FB57DC">
        <w:rPr>
          <w:rFonts w:asciiTheme="majorBidi" w:hAnsiTheme="majorBidi" w:cstheme="majorBidi"/>
        </w:rPr>
        <w:t>FFFFFFEF</w:t>
      </w:r>
    </w:p>
    <w:p w:rsidR="002B4302" w:rsidRPr="001341BF" w:rsidRDefault="002B4302" w:rsidP="00671E31">
      <w:pPr>
        <w:tabs>
          <w:tab w:val="left" w:pos="1710"/>
        </w:tabs>
        <w:spacing w:line="240" w:lineRule="auto"/>
        <w:rPr>
          <w:rFonts w:asciiTheme="majorBidi" w:eastAsiaTheme="minorEastAsia" w:hAnsiTheme="majorBidi" w:cstheme="majorBidi"/>
        </w:rPr>
      </w:pPr>
      <w:r>
        <w:rPr>
          <w:rFonts w:asciiTheme="majorBidi" w:hAnsiTheme="majorBidi" w:cstheme="majorBidi"/>
        </w:rPr>
        <w:t xml:space="preserve">MEMORY =&gt; </w:t>
      </w:r>
      <w:r w:rsidR="00671E31">
        <w:rPr>
          <w:rFonts w:asciiTheme="majorBidi" w:hAnsiTheme="majorBidi" w:cstheme="majorBidi"/>
        </w:rPr>
        <w:t xml:space="preserve">OUT R1  </w:t>
      </w:r>
    </w:p>
    <w:p w:rsidR="002B4302" w:rsidRPr="001341BF" w:rsidRDefault="002B4302" w:rsidP="00671E31">
      <w:pPr>
        <w:tabs>
          <w:tab w:val="left" w:pos="1710"/>
        </w:tabs>
        <w:spacing w:line="240" w:lineRule="auto"/>
        <w:rPr>
          <w:rFonts w:asciiTheme="majorBidi" w:eastAsiaTheme="minorEastAsia" w:hAnsiTheme="majorBidi" w:cstheme="majorBidi"/>
        </w:rPr>
      </w:pPr>
      <w:r w:rsidRPr="001341BF">
        <w:rPr>
          <w:rFonts w:asciiTheme="majorBidi" w:eastAsiaTheme="minorEastAsia" w:hAnsiTheme="majorBidi" w:cstheme="majorBidi"/>
        </w:rPr>
        <w:t xml:space="preserve">WRITE-BACK =&gt; </w:t>
      </w:r>
      <w:r w:rsidR="00671E31">
        <w:rPr>
          <w:rFonts w:asciiTheme="majorBidi" w:hAnsiTheme="majorBidi" w:cstheme="majorBidi"/>
        </w:rPr>
        <w:t xml:space="preserve">DEC R2  </w:t>
      </w:r>
    </w:p>
    <w:p w:rsidR="00E60816" w:rsidRDefault="00E60816" w:rsidP="00E60816">
      <w:pPr>
        <w:tabs>
          <w:tab w:val="left" w:pos="1710"/>
        </w:tabs>
        <w:spacing w:line="360" w:lineRule="auto"/>
        <w:rPr>
          <w:rFonts w:asciiTheme="majorBidi" w:hAnsiTheme="majorBidi" w:cstheme="majorBidi"/>
          <w:sz w:val="28"/>
          <w:szCs w:val="28"/>
        </w:rPr>
      </w:pPr>
    </w:p>
    <w:p w:rsidR="00E60816" w:rsidRDefault="00E60816" w:rsidP="00E60816">
      <w:pPr>
        <w:spacing w:line="360" w:lineRule="auto"/>
        <w:rPr>
          <w:rFonts w:asciiTheme="majorBidi" w:hAnsiTheme="majorBidi" w:cstheme="majorBidi"/>
          <w:sz w:val="28"/>
          <w:szCs w:val="28"/>
        </w:rPr>
      </w:pPr>
    </w:p>
    <w:p w:rsidR="00E60816" w:rsidRDefault="00B63FF0" w:rsidP="00E60816">
      <w:pPr>
        <w:pStyle w:val="Heading1"/>
        <w:jc w:val="center"/>
        <w:rPr>
          <w:b/>
          <w:bCs/>
          <w:color w:val="000000" w:themeColor="text1"/>
        </w:rPr>
      </w:pPr>
      <w:r>
        <w:rPr>
          <w:b/>
          <w:bCs/>
          <w:color w:val="000000" w:themeColor="text1"/>
        </w:rPr>
        <w:t>Two</w:t>
      </w:r>
      <w:r w:rsidR="00E60816" w:rsidRPr="004855DA">
        <w:rPr>
          <w:b/>
          <w:bCs/>
          <w:color w:val="000000" w:themeColor="text1"/>
        </w:rPr>
        <w:t xml:space="preserve"> Operand Test Cases</w:t>
      </w:r>
    </w:p>
    <w:p w:rsidR="00B63FF0" w:rsidRPr="00B63FF0" w:rsidRDefault="00B63FF0" w:rsidP="00B63FF0"/>
    <w:p w:rsidR="00B63FF0" w:rsidRPr="00B63FF0" w:rsidRDefault="00B63FF0" w:rsidP="00B63FF0">
      <w:pPr>
        <w:spacing w:after="0" w:line="240" w:lineRule="auto"/>
        <w:jc w:val="center"/>
        <w:rPr>
          <w:rFonts w:ascii="Times New Roman" w:eastAsia="Times New Roman" w:hAnsi="Times New Roman" w:cs="Times New Roman"/>
          <w:sz w:val="24"/>
          <w:szCs w:val="24"/>
        </w:rPr>
      </w:pPr>
      <w:bookmarkStart w:id="34" w:name="_GoBack"/>
      <w:r w:rsidRPr="00B63FF0">
        <w:rPr>
          <w:rFonts w:ascii="Arial" w:eastAsia="Times New Roman" w:hAnsi="Arial" w:cs="Arial"/>
          <w:noProof/>
          <w:color w:val="000000"/>
          <w:bdr w:val="none" w:sz="0" w:space="0" w:color="auto" w:frame="1"/>
        </w:rPr>
        <w:drawing>
          <wp:inline distT="0" distB="0" distL="0" distR="0">
            <wp:extent cx="5659582" cy="1952435"/>
            <wp:effectExtent l="0" t="0" r="0" b="0"/>
            <wp:docPr id="46" name="Picture 46" descr="https://lh6.googleusercontent.com/OrzfD4eIEHYENUXqhltbCgnwPnxt4mq5toT8KhgUVWaQcfmn-qbF-44wU-7VX_BKTaCy5SREKf_EuRUGXezGtw_3vyhL-BEjhNo4smrBjaJlweRoBrFke_yS9prEbbs48oVN0v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OrzfD4eIEHYENUXqhltbCgnwPnxt4mq5toT8KhgUVWaQcfmn-qbF-44wU-7VX_BKTaCy5SREKf_EuRUGXezGtw_3vyhL-BEjhNo4smrBjaJlweRoBrFke_yS9prEbbs48oVN0v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9739" cy="1955939"/>
                    </a:xfrm>
                    <a:prstGeom prst="rect">
                      <a:avLst/>
                    </a:prstGeom>
                    <a:noFill/>
                    <a:ln>
                      <a:noFill/>
                    </a:ln>
                  </pic:spPr>
                </pic:pic>
              </a:graphicData>
            </a:graphic>
          </wp:inline>
        </w:drawing>
      </w:r>
      <w:bookmarkEnd w:id="34"/>
    </w:p>
    <w:p w:rsidR="00B63FF0" w:rsidRPr="00B63FF0" w:rsidRDefault="00B63FF0" w:rsidP="00B63FF0">
      <w:pPr>
        <w:spacing w:after="0" w:line="240" w:lineRule="auto"/>
        <w:rPr>
          <w:rFonts w:ascii="Times New Roman" w:eastAsia="Times New Roman" w:hAnsi="Times New Roman" w:cs="Times New Roman"/>
          <w:sz w:val="24"/>
          <w:szCs w:val="24"/>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550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 IADD R3</w:t>
      </w:r>
      <w:proofErr w:type="gramStart"/>
      <w:r w:rsidRPr="00B63FF0">
        <w:rPr>
          <w:rFonts w:asciiTheme="majorBidi" w:eastAsia="Times New Roman" w:hAnsiTheme="majorBidi" w:cstheme="majorBidi"/>
          <w:color w:val="000000"/>
        </w:rPr>
        <w:t>,R5,2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IN R4</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 IN R3</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=&gt;IN R2</w:t>
      </w:r>
    </w:p>
    <w:p w:rsidR="00B63FF0" w:rsidRDefault="00B63FF0" w:rsidP="00B63FF0">
      <w:pPr>
        <w:spacing w:after="0" w:line="240" w:lineRule="auto"/>
        <w:rPr>
          <w:rFonts w:asciiTheme="majorBidi" w:eastAsia="Times New Roman" w:hAnsiTheme="majorBidi" w:cstheme="majorBidi"/>
          <w:color w:val="000000"/>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=&gt;IN R1   </w:t>
      </w:r>
      <w:proofErr w:type="spellStart"/>
      <w:r w:rsidRPr="00B63FF0">
        <w:rPr>
          <w:rFonts w:asciiTheme="majorBidi" w:eastAsia="Times New Roman" w:hAnsiTheme="majorBidi" w:cstheme="majorBidi"/>
          <w:color w:val="000000"/>
        </w:rPr>
        <w:t>R1</w:t>
      </w:r>
      <w:proofErr w:type="spellEnd"/>
      <w:r w:rsidRPr="00B63FF0">
        <w:rPr>
          <w:rFonts w:asciiTheme="majorBidi" w:eastAsia="Times New Roman" w:hAnsiTheme="majorBidi" w:cstheme="majorBidi"/>
          <w:color w:val="000000"/>
        </w:rPr>
        <w:t xml:space="preserve"> = 00000005</w:t>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181860"/>
            <wp:effectExtent l="0" t="0" r="0" b="8890"/>
            <wp:docPr id="45" name="Picture 45" descr="https://lh3.googleusercontent.com/xbfVgwGqn56DK-5Te_8llENJ_eqZHGW82tuMICybGxPDDjxVi400seUmvizri-g42QORvHZi9z2yHttCF70tjgCxEYNdIEWBDhOf_3ecumWogXBkx9eym8t3g3WMzJ4VvRLinz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xbfVgwGqn56DK-5Te_8llENJ_eqZHGW82tuMICybGxPDDjxVi400seUmvizri-g42QORvHZi9z2yHttCF70tjgCxEYNdIEWBDhOf_3ecumWogXBkx9eym8t3g3WMzJ4VvRLinzH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8186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653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 ADD</w:t>
      </w:r>
      <w:proofErr w:type="gramStart"/>
      <w:r w:rsidRPr="00B63FF0">
        <w:rPr>
          <w:rFonts w:asciiTheme="majorBidi" w:eastAsia="Times New Roman" w:hAnsiTheme="majorBidi" w:cstheme="majorBidi"/>
          <w:color w:val="000000"/>
        </w:rPr>
        <w:t>  R1,R4,R4</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IADD R3</w:t>
      </w:r>
      <w:proofErr w:type="gramStart"/>
      <w:r w:rsidRPr="00B63FF0">
        <w:rPr>
          <w:rFonts w:asciiTheme="majorBidi" w:eastAsia="Times New Roman" w:hAnsiTheme="majorBidi" w:cstheme="majorBidi"/>
          <w:color w:val="000000"/>
        </w:rPr>
        <w:t>,R5,2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=&gt;IN R4</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=&gt;IN R3</w:t>
      </w:r>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=&gt;IN R2   R2= 00000019</w:t>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lastRenderedPageBreak/>
        <w:drawing>
          <wp:inline distT="0" distB="0" distL="0" distR="0">
            <wp:extent cx="5943600" cy="2161540"/>
            <wp:effectExtent l="0" t="0" r="0" b="0"/>
            <wp:docPr id="44" name="Picture 44" descr="https://lh6.googleusercontent.com/pIa13NcT-_YIhErdiVPZSIOue0CSdoeK05NEcy9LAN6C13dGc_pt_IWcYpvukxvX6wgu3wgOHDNCuB_8E9Aoy9lwyBV-gRVuG41Jc0e5SbdthER5hpYjqwUSNYjeExBI8B-R52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pIa13NcT-_YIhErdiVPZSIOue0CSdoeK05NEcy9LAN6C13dGc_pt_IWcYpvukxvX6wgu3wgOHDNCuB_8E9Aoy9lwyBV-gRVuG41Jc0e5SbdthER5hpYjqwUSNYjeExBI8B-R52p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748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 SUB</w:t>
      </w:r>
      <w:proofErr w:type="gramStart"/>
      <w:r w:rsidRPr="00B63FF0">
        <w:rPr>
          <w:rFonts w:asciiTheme="majorBidi" w:eastAsia="Times New Roman" w:hAnsiTheme="majorBidi" w:cstheme="majorBidi"/>
          <w:color w:val="000000"/>
        </w:rPr>
        <w:t>  R5,R4,R6</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ADD</w:t>
      </w:r>
      <w:proofErr w:type="gramStart"/>
      <w:r w:rsidRPr="00B63FF0">
        <w:rPr>
          <w:rFonts w:asciiTheme="majorBidi" w:eastAsia="Times New Roman" w:hAnsiTheme="majorBidi" w:cstheme="majorBidi"/>
          <w:color w:val="000000"/>
        </w:rPr>
        <w:t>  R1,R4,R4</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=&gt;IADD R3</w:t>
      </w:r>
      <w:proofErr w:type="gramStart"/>
      <w:r w:rsidRPr="00B63FF0">
        <w:rPr>
          <w:rFonts w:asciiTheme="majorBidi" w:eastAsia="Times New Roman" w:hAnsiTheme="majorBidi" w:cstheme="majorBidi"/>
          <w:color w:val="000000"/>
        </w:rPr>
        <w:t>,R5,2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=&gt;IN R4</w:t>
      </w:r>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=&gt;IN R3   </w:t>
      </w:r>
      <w:proofErr w:type="spellStart"/>
      <w:r w:rsidRPr="00B63FF0">
        <w:rPr>
          <w:rFonts w:asciiTheme="majorBidi" w:eastAsia="Times New Roman" w:hAnsiTheme="majorBidi" w:cstheme="majorBidi"/>
          <w:color w:val="000000"/>
        </w:rPr>
        <w:t>R3</w:t>
      </w:r>
      <w:proofErr w:type="spellEnd"/>
      <w:r w:rsidRPr="00B63FF0">
        <w:rPr>
          <w:rFonts w:asciiTheme="majorBidi" w:eastAsia="Times New Roman" w:hAnsiTheme="majorBidi" w:cstheme="majorBidi"/>
          <w:color w:val="000000"/>
        </w:rPr>
        <w:t xml:space="preserve"> = 0000FFFD</w:t>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140585"/>
            <wp:effectExtent l="0" t="0" r="0" b="0"/>
            <wp:docPr id="43" name="Picture 43" descr="https://lh4.googleusercontent.com/bKf6Hg_XTR8ap5b_GA3jTXodJDiwouXoom6pVmGTnVwtRfX66ndpl85J-8_VahWKLmKpWf8njT917KBtaOqgxQRlYWezbTOuHF_iaaj2aU8oQ4ZSdvoEmIsD1cAbxsWuqG1mXl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bKf6Hg_XTR8ap5b_GA3jTXodJDiwouXoom6pVmGTnVwtRfX66ndpl85J-8_VahWKLmKpWf8njT917KBtaOqgxQRlYWezbTOuHF_iaaj2aU8oQ4ZSdvoEmIsD1cAbxsWuqG1mXll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40585"/>
                    </a:xfrm>
                    <a:prstGeom prst="rect">
                      <a:avLst/>
                    </a:prstGeom>
                    <a:noFill/>
                    <a:ln>
                      <a:noFill/>
                    </a:ln>
                  </pic:spPr>
                </pic:pic>
              </a:graphicData>
            </a:graphic>
          </wp:inline>
        </w:drawing>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849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 AND</w:t>
      </w:r>
      <w:proofErr w:type="gramStart"/>
      <w:r w:rsidRPr="00B63FF0">
        <w:rPr>
          <w:rFonts w:asciiTheme="majorBidi" w:eastAsia="Times New Roman" w:hAnsiTheme="majorBidi" w:cstheme="majorBidi"/>
          <w:color w:val="000000"/>
        </w:rPr>
        <w:t>  R7,R6,R6</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SUB</w:t>
      </w:r>
      <w:proofErr w:type="gramStart"/>
      <w:r w:rsidRPr="00B63FF0">
        <w:rPr>
          <w:rFonts w:asciiTheme="majorBidi" w:eastAsia="Times New Roman" w:hAnsiTheme="majorBidi" w:cstheme="majorBidi"/>
          <w:color w:val="000000"/>
        </w:rPr>
        <w:t>  R5,R4,R6</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=&gt;ADD</w:t>
      </w:r>
      <w:proofErr w:type="gramStart"/>
      <w:r w:rsidRPr="00B63FF0">
        <w:rPr>
          <w:rFonts w:asciiTheme="majorBidi" w:eastAsia="Times New Roman" w:hAnsiTheme="majorBidi" w:cstheme="majorBidi"/>
          <w:color w:val="000000"/>
        </w:rPr>
        <w:t>  R1,R4,R4</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=&gt;IADD R3</w:t>
      </w:r>
      <w:proofErr w:type="gramStart"/>
      <w:r w:rsidRPr="00B63FF0">
        <w:rPr>
          <w:rFonts w:asciiTheme="majorBidi" w:eastAsia="Times New Roman" w:hAnsiTheme="majorBidi" w:cstheme="majorBidi"/>
          <w:color w:val="000000"/>
        </w:rPr>
        <w:t>,R5,2</w:t>
      </w:r>
      <w:proofErr w:type="gramEnd"/>
      <w:r w:rsidRPr="00B63FF0">
        <w:rPr>
          <w:rFonts w:asciiTheme="majorBidi" w:eastAsia="Times New Roman" w:hAnsiTheme="majorBidi" w:cstheme="majorBidi"/>
          <w:color w:val="000000"/>
        </w:rPr>
        <w:t>:</w:t>
      </w:r>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=&gt;IN R4     #R4 = 0000F320</w:t>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lastRenderedPageBreak/>
        <w:drawing>
          <wp:inline distT="0" distB="0" distL="0" distR="0">
            <wp:extent cx="5943600" cy="2237740"/>
            <wp:effectExtent l="0" t="0" r="0" b="0"/>
            <wp:docPr id="42" name="Picture 42" descr="https://lh4.googleusercontent.com/JCW7fOIgdJN3yjA725slTsQf3gTHiSFo5Mi3QvxNFp5ZAPdHBWk_P71C_BO5HNDeosqiPBwU-MnaghQPFASzf76iuOjNO1ewmcHwSTSjsDOxPk0k3lQM4J9HIyS9LErhC9ypio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JCW7fOIgdJN3yjA725slTsQf3gTHiSFo5Mi3QvxNFp5ZAPdHBWk_P71C_BO5HNDeosqiPBwU-MnaghQPFASzf76iuOjNO1ewmcHwSTSjsDOxPk0k3lQM4J9HIyS9LErhC9ypio4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3774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849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=&gt;OR   R2</w:t>
      </w:r>
      <w:proofErr w:type="gramStart"/>
      <w:r w:rsidRPr="00B63FF0">
        <w:rPr>
          <w:rFonts w:asciiTheme="majorBidi" w:eastAsia="Times New Roman" w:hAnsiTheme="majorBidi" w:cstheme="majorBidi"/>
          <w:color w:val="000000"/>
        </w:rPr>
        <w:t>,R1,R1</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AND</w:t>
      </w:r>
      <w:proofErr w:type="gramStart"/>
      <w:r w:rsidRPr="00B63FF0">
        <w:rPr>
          <w:rFonts w:asciiTheme="majorBidi" w:eastAsia="Times New Roman" w:hAnsiTheme="majorBidi" w:cstheme="majorBidi"/>
          <w:color w:val="000000"/>
        </w:rPr>
        <w:t>  R7,R6,R6</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=&gt;SUB</w:t>
      </w:r>
      <w:proofErr w:type="gramStart"/>
      <w:r w:rsidRPr="00B63FF0">
        <w:rPr>
          <w:rFonts w:asciiTheme="majorBidi" w:eastAsia="Times New Roman" w:hAnsiTheme="majorBidi" w:cstheme="majorBidi"/>
          <w:color w:val="000000"/>
        </w:rPr>
        <w:t>  R5,R4,R6</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=&gt;ADD</w:t>
      </w:r>
      <w:proofErr w:type="gramStart"/>
      <w:r w:rsidRPr="00B63FF0">
        <w:rPr>
          <w:rFonts w:asciiTheme="majorBidi" w:eastAsia="Times New Roman" w:hAnsiTheme="majorBidi" w:cstheme="majorBidi"/>
          <w:color w:val="000000"/>
        </w:rPr>
        <w:t>  R1,R4,R4</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=&gt;IADD R3</w:t>
      </w:r>
      <w:proofErr w:type="gramStart"/>
      <w:r w:rsidRPr="00B63FF0">
        <w:rPr>
          <w:rFonts w:asciiTheme="majorBidi" w:eastAsia="Times New Roman" w:hAnsiTheme="majorBidi" w:cstheme="majorBidi"/>
          <w:color w:val="000000"/>
        </w:rPr>
        <w:t>,R5,2</w:t>
      </w:r>
      <w:proofErr w:type="gramEnd"/>
      <w:r w:rsidRPr="00B63FF0">
        <w:rPr>
          <w:rFonts w:asciiTheme="majorBidi" w:eastAsia="Times New Roman" w:hAnsiTheme="majorBidi" w:cstheme="majorBidi"/>
          <w:color w:val="000000"/>
        </w:rPr>
        <w:t>    #R5 = 0000FFFFF</w:t>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161540"/>
            <wp:effectExtent l="0" t="0" r="0" b="0"/>
            <wp:docPr id="41" name="Picture 41" descr="https://lh4.googleusercontent.com/rpXVoK27-XwuAfxlpxXbRjVwJyfD4EC_n8Da5EEDUSHZF-nAOfYeIn4w34rLKBi7qmKvJVQx3b4vb_2OtpVbCnVbymk_bhxk6lvnZS4B3rqu4DA4mLTkVODhXQJR9MtezQUlo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rpXVoK27-XwuAfxlpxXbRjVwJyfD4EC_n8Da5EEDUSHZF-nAOfYeIn4w34rLKBi7qmKvJVQx3b4vb_2OtpVbCnVbymk_bhxk6lvnZS4B3rqu4DA4mLTkVODhXQJR9MtezQUloeb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1051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=&gt;SHL</w:t>
      </w:r>
      <w:proofErr w:type="gramStart"/>
      <w:r w:rsidRPr="00B63FF0">
        <w:rPr>
          <w:rFonts w:asciiTheme="majorBidi" w:eastAsia="Times New Roman" w:hAnsiTheme="majorBidi" w:cstheme="majorBidi"/>
          <w:color w:val="000000"/>
        </w:rPr>
        <w:t>  R2,2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OR   R2</w:t>
      </w:r>
      <w:proofErr w:type="gramStart"/>
      <w:r w:rsidRPr="00B63FF0">
        <w:rPr>
          <w:rFonts w:asciiTheme="majorBidi" w:eastAsia="Times New Roman" w:hAnsiTheme="majorBidi" w:cstheme="majorBidi"/>
          <w:color w:val="000000"/>
        </w:rPr>
        <w:t>,R1,R1</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=&gt;AND</w:t>
      </w:r>
      <w:proofErr w:type="gramStart"/>
      <w:r w:rsidRPr="00B63FF0">
        <w:rPr>
          <w:rFonts w:asciiTheme="majorBidi" w:eastAsia="Times New Roman" w:hAnsiTheme="majorBidi" w:cstheme="majorBidi"/>
          <w:color w:val="000000"/>
        </w:rPr>
        <w:t>  R7,R6,R6</w:t>
      </w:r>
      <w:proofErr w:type="gramEnd"/>
      <w:r w:rsidRPr="00B63FF0">
        <w:rPr>
          <w:rFonts w:asciiTheme="majorBidi" w:eastAsia="Times New Roman" w:hAnsiTheme="majorBidi" w:cstheme="majorBidi"/>
          <w:color w:val="000000"/>
        </w:rPr>
        <w:t>        ZF = 0</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=&gt;SUB</w:t>
      </w:r>
      <w:proofErr w:type="gramStart"/>
      <w:r w:rsidRPr="00B63FF0">
        <w:rPr>
          <w:rFonts w:asciiTheme="majorBidi" w:eastAsia="Times New Roman" w:hAnsiTheme="majorBidi" w:cstheme="majorBidi"/>
          <w:color w:val="000000"/>
        </w:rPr>
        <w:t>  R5,R4,R6</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=&gt;ADD</w:t>
      </w:r>
      <w:proofErr w:type="gramStart"/>
      <w:r w:rsidRPr="00B63FF0">
        <w:rPr>
          <w:rFonts w:asciiTheme="majorBidi" w:eastAsia="Times New Roman" w:hAnsiTheme="majorBidi" w:cstheme="majorBidi"/>
          <w:color w:val="000000"/>
        </w:rPr>
        <w:t>  R1,R4,R4</w:t>
      </w:r>
      <w:proofErr w:type="gramEnd"/>
      <w:r w:rsidRPr="00B63FF0">
        <w:rPr>
          <w:rFonts w:asciiTheme="majorBidi" w:eastAsia="Times New Roman" w:hAnsiTheme="majorBidi" w:cstheme="majorBidi"/>
          <w:color w:val="000000"/>
        </w:rPr>
        <w:t>    #R4 = 0000F325     </w:t>
      </w:r>
    </w:p>
    <w:p w:rsidR="00B63FF0" w:rsidRPr="00B63FF0" w:rsidRDefault="00B63FF0" w:rsidP="00B63FF0">
      <w:pPr>
        <w:spacing w:after="240" w:line="240" w:lineRule="auto"/>
        <w:rPr>
          <w:rFonts w:asciiTheme="majorBidi" w:eastAsia="Times New Roman" w:hAnsiTheme="majorBidi" w:cstheme="majorBidi"/>
        </w:rPr>
      </w:pPr>
      <w:r w:rsidRPr="00B63FF0">
        <w:rPr>
          <w:rFonts w:asciiTheme="majorBidi" w:eastAsia="Times New Roman" w:hAnsiTheme="majorBidi" w:cstheme="majorBidi"/>
        </w:rPr>
        <w:br/>
      </w:r>
      <w:r w:rsidRPr="00B63FF0">
        <w:rPr>
          <w:rFonts w:asciiTheme="majorBidi" w:eastAsia="Times New Roman" w:hAnsiTheme="majorBidi" w:cstheme="majorBidi"/>
        </w:rPr>
        <w:br/>
      </w:r>
      <w:r w:rsidRPr="00B63FF0">
        <w:rPr>
          <w:rFonts w:asciiTheme="majorBidi" w:eastAsia="Times New Roman" w:hAnsiTheme="majorBidi" w:cstheme="majorBidi"/>
        </w:rPr>
        <w:br/>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lastRenderedPageBreak/>
        <w:drawing>
          <wp:inline distT="0" distB="0" distL="0" distR="0">
            <wp:extent cx="5943600" cy="2237740"/>
            <wp:effectExtent l="0" t="0" r="0" b="0"/>
            <wp:docPr id="40" name="Picture 40" descr="https://lh4.googleusercontent.com/PN8k6bqXNh_I54nKdQB1cU8wBHgzrv8uFQlvCKWLqaKUIP9uYbfry8uvIqtsrNsP3WJDsMU6PVIjIAY-dY31w-lp-1rmHwV4g-lZOMjawaU0Uw21bdXjbvPUZ7gRj7Wx9ldyOM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PN8k6bqXNh_I54nKdQB1cU8wBHgzrv8uFQlvCKWLqaKUIP9uYbfry8uvIqtsrNsP3WJDsMU6PVIjIAY-dY31w-lp-1rmHwV4g-lZOMjawaU0Uw21bdXjbvPUZ7gRj7Wx9ldyOMP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3774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1147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=&gt;SHR</w:t>
      </w:r>
      <w:proofErr w:type="gramStart"/>
      <w:r w:rsidRPr="00B63FF0">
        <w:rPr>
          <w:rFonts w:asciiTheme="majorBidi" w:eastAsia="Times New Roman" w:hAnsiTheme="majorBidi" w:cstheme="majorBidi"/>
          <w:color w:val="000000"/>
        </w:rPr>
        <w:t>  R2,3</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SHL</w:t>
      </w:r>
      <w:proofErr w:type="gramStart"/>
      <w:r w:rsidRPr="00B63FF0">
        <w:rPr>
          <w:rFonts w:asciiTheme="majorBidi" w:eastAsia="Times New Roman" w:hAnsiTheme="majorBidi" w:cstheme="majorBidi"/>
          <w:color w:val="000000"/>
        </w:rPr>
        <w:t>  R2,2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=&gt;OR   R2</w:t>
      </w:r>
      <w:proofErr w:type="gramStart"/>
      <w:r w:rsidRPr="00B63FF0">
        <w:rPr>
          <w:rFonts w:asciiTheme="majorBidi" w:eastAsia="Times New Roman" w:hAnsiTheme="majorBidi" w:cstheme="majorBidi"/>
          <w:color w:val="000000"/>
        </w:rPr>
        <w:t>,R1,R1</w:t>
      </w:r>
      <w:proofErr w:type="gramEnd"/>
      <w:r w:rsidRPr="00B63FF0">
        <w:rPr>
          <w:rFonts w:asciiTheme="majorBidi" w:eastAsia="Times New Roman" w:hAnsiTheme="majorBidi" w:cstheme="majorBidi"/>
          <w:color w:val="000000"/>
        </w:rPr>
        <w:t xml:space="preserve">       ZF = 0</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=&gt;AND</w:t>
      </w:r>
      <w:proofErr w:type="gramStart"/>
      <w:r w:rsidRPr="00B63FF0">
        <w:rPr>
          <w:rFonts w:asciiTheme="majorBidi" w:eastAsia="Times New Roman" w:hAnsiTheme="majorBidi" w:cstheme="majorBidi"/>
          <w:color w:val="000000"/>
        </w:rPr>
        <w:t>  R7,R6,R6</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=&gt;SUB</w:t>
      </w:r>
      <w:proofErr w:type="gramStart"/>
      <w:r w:rsidRPr="00B63FF0">
        <w:rPr>
          <w:rFonts w:asciiTheme="majorBidi" w:eastAsia="Times New Roman" w:hAnsiTheme="majorBidi" w:cstheme="majorBidi"/>
          <w:color w:val="000000"/>
        </w:rPr>
        <w:t>  R5,R4,R6</w:t>
      </w:r>
      <w:proofErr w:type="gramEnd"/>
      <w:r w:rsidRPr="00B63FF0">
        <w:rPr>
          <w:rFonts w:asciiTheme="majorBidi" w:eastAsia="Times New Roman" w:hAnsiTheme="majorBidi" w:cstheme="majorBidi"/>
          <w:color w:val="000000"/>
        </w:rPr>
        <w:t xml:space="preserve">   R6 = 00000CDA            </w:t>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258060"/>
            <wp:effectExtent l="0" t="0" r="0" b="8890"/>
            <wp:docPr id="39" name="Picture 39" descr="https://lh5.googleusercontent.com/SKjw5EMS9Zm-wXUr3FFcBoyqr5dA-xXJAMBJs0MoJrBTIX3lwfJqmAbXhGT0RYySgSAlB-s-zqje4c4e9ANE1yQ9BAr65s0FRDWsFAaUpBsKBFfoIUSOvxh2Okq9CBfx5zqjfp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SKjw5EMS9Zm-wXUr3FFcBoyqr5dA-xXJAMBJs0MoJrBTIX3lwfJqmAbXhGT0RYySgSAlB-s-zqje4c4e9ANE1yQ9BAr65s0FRDWsFAaUpBsKBFfoIUSOvxh2Okq9CBfx5zqjfp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1251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=&gt;SWAP R2</w:t>
      </w:r>
      <w:proofErr w:type="gramStart"/>
      <w:r w:rsidRPr="00B63FF0">
        <w:rPr>
          <w:rFonts w:asciiTheme="majorBidi" w:eastAsia="Times New Roman" w:hAnsiTheme="majorBidi" w:cstheme="majorBidi"/>
          <w:color w:val="000000"/>
        </w:rPr>
        <w:t>,R5</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SHR</w:t>
      </w:r>
      <w:proofErr w:type="gramStart"/>
      <w:r w:rsidRPr="00B63FF0">
        <w:rPr>
          <w:rFonts w:asciiTheme="majorBidi" w:eastAsia="Times New Roman" w:hAnsiTheme="majorBidi" w:cstheme="majorBidi"/>
          <w:color w:val="000000"/>
        </w:rPr>
        <w:t>  R2,3</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=&gt;SHL</w:t>
      </w:r>
      <w:proofErr w:type="gramStart"/>
      <w:r w:rsidRPr="00B63FF0">
        <w:rPr>
          <w:rFonts w:asciiTheme="majorBidi" w:eastAsia="Times New Roman" w:hAnsiTheme="majorBidi" w:cstheme="majorBidi"/>
          <w:color w:val="000000"/>
        </w:rPr>
        <w:t>  R2,2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=&gt;OR   R2</w:t>
      </w:r>
      <w:proofErr w:type="gramStart"/>
      <w:r w:rsidRPr="00B63FF0">
        <w:rPr>
          <w:rFonts w:asciiTheme="majorBidi" w:eastAsia="Times New Roman" w:hAnsiTheme="majorBidi" w:cstheme="majorBidi"/>
          <w:color w:val="000000"/>
        </w:rPr>
        <w:t>,R1,R1</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=&gt;AND</w:t>
      </w:r>
      <w:proofErr w:type="gramStart"/>
      <w:r w:rsidRPr="00B63FF0">
        <w:rPr>
          <w:rFonts w:asciiTheme="majorBidi" w:eastAsia="Times New Roman" w:hAnsiTheme="majorBidi" w:cstheme="majorBidi"/>
          <w:color w:val="000000"/>
        </w:rPr>
        <w:t>  R7,R6,R6</w:t>
      </w:r>
      <w:proofErr w:type="gramEnd"/>
      <w:r w:rsidRPr="00B63FF0">
        <w:rPr>
          <w:rFonts w:asciiTheme="majorBidi" w:eastAsia="Times New Roman" w:hAnsiTheme="majorBidi" w:cstheme="majorBidi"/>
          <w:color w:val="000000"/>
        </w:rPr>
        <w:t xml:space="preserve">   # R6 = 00000000</w:t>
      </w:r>
    </w:p>
    <w:p w:rsidR="00B63FF0" w:rsidRPr="00B63FF0" w:rsidRDefault="00B63FF0" w:rsidP="00B63FF0">
      <w:pPr>
        <w:spacing w:after="240" w:line="240" w:lineRule="auto"/>
        <w:rPr>
          <w:rFonts w:asciiTheme="majorBidi" w:eastAsia="Times New Roman" w:hAnsiTheme="majorBidi" w:cstheme="majorBidi"/>
        </w:rPr>
      </w:pPr>
      <w:r w:rsidRPr="00B63FF0">
        <w:rPr>
          <w:rFonts w:asciiTheme="majorBidi" w:eastAsia="Times New Roman" w:hAnsiTheme="majorBidi" w:cstheme="majorBidi"/>
        </w:rPr>
        <w:br/>
      </w: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lastRenderedPageBreak/>
        <w:drawing>
          <wp:inline distT="0" distB="0" distL="0" distR="0">
            <wp:extent cx="5943600" cy="2133600"/>
            <wp:effectExtent l="0" t="0" r="0" b="0"/>
            <wp:docPr id="38" name="Picture 38" descr="https://lh4.googleusercontent.com/vUvKQzlTUMSG8KWN1IQ98SbgmFOOJI4T5QK3mTaYb7yXThLJFHsV2uhnvJE5BQKuSLvREVkcBGohus_BJanJQ0iRUzGBOYZZF_XOsOaJwBAeqqy7CiAzgP9ryb_j7F4EaoD1_0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vUvKQzlTUMSG8KWN1IQ98SbgmFOOJI4T5QK3mTaYb7yXThLJFHsV2uhnvJE5BQKuSLvREVkcBGohus_BJanJQ0iRUzGBOYZZF_XOsOaJwBAeqqy7CiAzgP9ryb_j7F4EaoD1_0N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1350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Fetch =&gt;ADD</w:t>
      </w:r>
      <w:proofErr w:type="gramStart"/>
      <w:r w:rsidRPr="00B63FF0">
        <w:rPr>
          <w:rFonts w:asciiTheme="majorBidi" w:eastAsia="Times New Roman" w:hAnsiTheme="majorBidi" w:cstheme="majorBidi"/>
          <w:color w:val="000000"/>
        </w:rPr>
        <w:t>  R5,R2,R2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SWAP R2</w:t>
      </w:r>
      <w:proofErr w:type="gramStart"/>
      <w:r w:rsidRPr="00B63FF0">
        <w:rPr>
          <w:rFonts w:asciiTheme="majorBidi" w:eastAsia="Times New Roman" w:hAnsiTheme="majorBidi" w:cstheme="majorBidi"/>
          <w:color w:val="000000"/>
        </w:rPr>
        <w:t>,R5</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=&gt;SHR</w:t>
      </w:r>
      <w:proofErr w:type="gramStart"/>
      <w:r w:rsidRPr="00B63FF0">
        <w:rPr>
          <w:rFonts w:asciiTheme="majorBidi" w:eastAsia="Times New Roman" w:hAnsiTheme="majorBidi" w:cstheme="majorBidi"/>
          <w:color w:val="000000"/>
        </w:rPr>
        <w:t>  R2,3</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=&gt;SHL</w:t>
      </w:r>
      <w:proofErr w:type="gramStart"/>
      <w:r w:rsidRPr="00B63FF0">
        <w:rPr>
          <w:rFonts w:asciiTheme="majorBidi" w:eastAsia="Times New Roman" w:hAnsiTheme="majorBidi" w:cstheme="majorBidi"/>
          <w:color w:val="000000"/>
        </w:rPr>
        <w:t>  R2,2</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=&gt;OR   R2</w:t>
      </w:r>
      <w:proofErr w:type="gramStart"/>
      <w:r w:rsidRPr="00B63FF0">
        <w:rPr>
          <w:rFonts w:asciiTheme="majorBidi" w:eastAsia="Times New Roman" w:hAnsiTheme="majorBidi" w:cstheme="majorBidi"/>
          <w:color w:val="000000"/>
        </w:rPr>
        <w:t>,R1,R1</w:t>
      </w:r>
      <w:proofErr w:type="gramEnd"/>
      <w:r w:rsidRPr="00B63FF0">
        <w:rPr>
          <w:rFonts w:asciiTheme="majorBidi" w:eastAsia="Times New Roman" w:hAnsiTheme="majorBidi" w:cstheme="majorBidi"/>
          <w:color w:val="000000"/>
        </w:rPr>
        <w:t>    #R1 = 0000001D</w:t>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244725"/>
            <wp:effectExtent l="0" t="0" r="0" b="3175"/>
            <wp:docPr id="37" name="Picture 37" descr="https://lh3.googleusercontent.com/wGYkQCiRmLjmQJj52_4_q-F4BNKqS_mK-XkKTwZHjTx0E4uHnO4AY60-0VbiMuaazOw95QiaCdrzR1GUF82TMKFU34q45MooMZ1tr6qEszH8BEIGCN2avu1mmqvzBwx0JXeFBv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wGYkQCiRmLjmQJj52_4_q-F4BNKqS_mK-XkKTwZHjTx0E4uHnO4AY60-0VbiMuaazOw95QiaCdrzR1GUF82TMKFU34q45MooMZ1tr6qEszH8BEIGCN2avu1mmqvzBwx0JXeFBvH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rsidR="00B63FF0" w:rsidRPr="00B63FF0" w:rsidRDefault="00B63FF0" w:rsidP="00B63FF0">
      <w:pPr>
        <w:spacing w:after="24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1452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Decode =&gt; ADD</w:t>
      </w:r>
      <w:proofErr w:type="gramStart"/>
      <w:r w:rsidRPr="00B63FF0">
        <w:rPr>
          <w:rFonts w:asciiTheme="majorBidi" w:eastAsia="Times New Roman" w:hAnsiTheme="majorBidi" w:cstheme="majorBidi"/>
          <w:color w:val="000000"/>
        </w:rPr>
        <w:t>  R5,R2,R2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=&gt;SWAP R2</w:t>
      </w:r>
      <w:proofErr w:type="gramStart"/>
      <w:r w:rsidRPr="00B63FF0">
        <w:rPr>
          <w:rFonts w:asciiTheme="majorBidi" w:eastAsia="Times New Roman" w:hAnsiTheme="majorBidi" w:cstheme="majorBidi"/>
          <w:color w:val="000000"/>
        </w:rPr>
        <w:t>,R5</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=&gt;SHR</w:t>
      </w:r>
      <w:proofErr w:type="gramStart"/>
      <w:r w:rsidRPr="00B63FF0">
        <w:rPr>
          <w:rFonts w:asciiTheme="majorBidi" w:eastAsia="Times New Roman" w:hAnsiTheme="majorBidi" w:cstheme="majorBidi"/>
          <w:color w:val="000000"/>
        </w:rPr>
        <w:t>  R2,3</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=&gt;SHL</w:t>
      </w:r>
      <w:proofErr w:type="gramStart"/>
      <w:r w:rsidRPr="00B63FF0">
        <w:rPr>
          <w:rFonts w:asciiTheme="majorBidi" w:eastAsia="Times New Roman" w:hAnsiTheme="majorBidi" w:cstheme="majorBidi"/>
          <w:color w:val="000000"/>
        </w:rPr>
        <w:t>  R2,2</w:t>
      </w:r>
      <w:proofErr w:type="gramEnd"/>
      <w:r w:rsidRPr="00B63FF0">
        <w:rPr>
          <w:rFonts w:asciiTheme="majorBidi" w:eastAsia="Times New Roman" w:hAnsiTheme="majorBidi" w:cstheme="majorBidi"/>
          <w:color w:val="000000"/>
        </w:rPr>
        <w:t xml:space="preserve">   #R2 = 00000064</w:t>
      </w:r>
    </w:p>
    <w:p w:rsidR="00B63FF0" w:rsidRPr="00B63FF0" w:rsidRDefault="00B63FF0" w:rsidP="00B63FF0">
      <w:pPr>
        <w:spacing w:after="240" w:line="240" w:lineRule="auto"/>
        <w:rPr>
          <w:rFonts w:asciiTheme="majorBidi" w:eastAsia="Times New Roman" w:hAnsiTheme="majorBidi" w:cstheme="majorBidi"/>
        </w:rPr>
      </w:pPr>
      <w:r w:rsidRPr="00B63FF0">
        <w:rPr>
          <w:rFonts w:asciiTheme="majorBidi" w:eastAsia="Times New Roman" w:hAnsiTheme="majorBidi" w:cstheme="majorBidi"/>
        </w:rPr>
        <w:br/>
      </w: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lastRenderedPageBreak/>
        <w:drawing>
          <wp:inline distT="0" distB="0" distL="0" distR="0">
            <wp:extent cx="5943600" cy="2216785"/>
            <wp:effectExtent l="0" t="0" r="0" b="0"/>
            <wp:docPr id="36" name="Picture 36" descr="https://lh3.googleusercontent.com/7eqxWOQNq8CmZYhpnXMXv6K1JntfCBhpE5EBGVSjXd-OX-3jwJ_u437e3OiXj6npXcupnvg7ywTRU4r3tHNELUL8WATxgMdm2HKan5vKlXNK1oGtuU6JRpx7zJe3ke5Lw_wCNe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7eqxWOQNq8CmZYhpnXMXv6K1JntfCBhpE5EBGVSjXd-OX-3jwJ_u437e3OiXj6npXcupnvg7ywTRU4r3tHNELUL8WATxgMdm2HKan5vKlXNK1oGtuU6JRpx7zJe3ke5Lw_wCNe7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1549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Execute =&gt;ADD</w:t>
      </w:r>
      <w:proofErr w:type="gramStart"/>
      <w:r w:rsidRPr="00B63FF0">
        <w:rPr>
          <w:rFonts w:asciiTheme="majorBidi" w:eastAsia="Times New Roman" w:hAnsiTheme="majorBidi" w:cstheme="majorBidi"/>
          <w:color w:val="000000"/>
        </w:rPr>
        <w:t>  R5,R2,R2</w:t>
      </w:r>
      <w:proofErr w:type="gramEnd"/>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=&gt;SWAP R2</w:t>
      </w:r>
      <w:proofErr w:type="gramStart"/>
      <w:r w:rsidRPr="00B63FF0">
        <w:rPr>
          <w:rFonts w:asciiTheme="majorBidi" w:eastAsia="Times New Roman" w:hAnsiTheme="majorBidi" w:cstheme="majorBidi"/>
          <w:color w:val="000000"/>
        </w:rPr>
        <w:t>,R5</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=&gt;SHR</w:t>
      </w:r>
      <w:proofErr w:type="gramStart"/>
      <w:r w:rsidRPr="00B63FF0">
        <w:rPr>
          <w:rFonts w:asciiTheme="majorBidi" w:eastAsia="Times New Roman" w:hAnsiTheme="majorBidi" w:cstheme="majorBidi"/>
          <w:color w:val="000000"/>
        </w:rPr>
        <w:t>  R2,3</w:t>
      </w:r>
      <w:proofErr w:type="gramEnd"/>
      <w:r w:rsidRPr="00B63FF0">
        <w:rPr>
          <w:rFonts w:asciiTheme="majorBidi" w:eastAsia="Times New Roman" w:hAnsiTheme="majorBidi" w:cstheme="majorBidi"/>
          <w:color w:val="000000"/>
        </w:rPr>
        <w:t xml:space="preserve">   #R2 = 0000000C</w:t>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209800"/>
            <wp:effectExtent l="0" t="0" r="0" b="0"/>
            <wp:docPr id="35" name="Picture 35" descr="https://lh3.googleusercontent.com/dphF-PKu5yj_gdLye4nX0Iqqs_uwcFTv199hjmWXBTJRZWtOgsd4qwZmSkqb_LTFFDV_JBUxqjUyYRXdmzypt34MwBjfskcSuq_m1_DILSgnJ0fOnQSyS2Ia7vyKxxcYrf1xLj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dphF-PKu5yj_gdLye4nX0Iqqs_uwcFTv199hjmWXBTJRZWtOgsd4qwZmSkqb_LTFFDV_JBUxqjUyYRXdmzypt34MwBjfskcSuq_m1_DILSgnJ0fOnQSyS2Ia7vyKxxcYrf1xLj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1649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Memory =&gt;ADD</w:t>
      </w:r>
      <w:proofErr w:type="gramStart"/>
      <w:r w:rsidRPr="00B63FF0">
        <w:rPr>
          <w:rFonts w:asciiTheme="majorBidi" w:eastAsia="Times New Roman" w:hAnsiTheme="majorBidi" w:cstheme="majorBidi"/>
          <w:color w:val="000000"/>
        </w:rPr>
        <w:t>  R5,R2,R2</w:t>
      </w:r>
      <w:proofErr w:type="gramEnd"/>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=&gt;SWAP R2</w:t>
      </w:r>
      <w:proofErr w:type="gramStart"/>
      <w:r w:rsidRPr="00B63FF0">
        <w:rPr>
          <w:rFonts w:asciiTheme="majorBidi" w:eastAsia="Times New Roman" w:hAnsiTheme="majorBidi" w:cstheme="majorBidi"/>
          <w:color w:val="000000"/>
        </w:rPr>
        <w:t>,R5</w:t>
      </w:r>
      <w:proofErr w:type="gramEnd"/>
      <w:r w:rsidRPr="00B63FF0">
        <w:rPr>
          <w:rFonts w:asciiTheme="majorBidi" w:eastAsia="Times New Roman" w:hAnsiTheme="majorBidi" w:cstheme="majorBidi"/>
          <w:color w:val="000000"/>
        </w:rPr>
        <w:t xml:space="preserve">       #R2 = 0000FFFF       #R5 = 0000000C</w:t>
      </w:r>
    </w:p>
    <w:p w:rsidR="00B63FF0" w:rsidRPr="00B63FF0" w:rsidRDefault="00B63FF0" w:rsidP="00B63FF0">
      <w:pPr>
        <w:spacing w:after="240" w:line="240" w:lineRule="auto"/>
        <w:rPr>
          <w:rFonts w:asciiTheme="majorBidi" w:eastAsia="Times New Roman" w:hAnsiTheme="majorBidi" w:cstheme="majorBidi"/>
        </w:rPr>
      </w:pPr>
      <w:r w:rsidRPr="00B63FF0">
        <w:rPr>
          <w:rFonts w:asciiTheme="majorBidi" w:eastAsia="Times New Roman" w:hAnsiTheme="majorBidi" w:cstheme="majorBidi"/>
        </w:rPr>
        <w:br/>
      </w:r>
      <w:r w:rsidRPr="00B63FF0">
        <w:rPr>
          <w:rFonts w:asciiTheme="majorBidi" w:eastAsia="Times New Roman" w:hAnsiTheme="majorBidi" w:cstheme="majorBidi"/>
        </w:rPr>
        <w:br/>
      </w: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237740"/>
            <wp:effectExtent l="0" t="0" r="0" b="0"/>
            <wp:docPr id="34" name="Picture 34" descr="https://lh3.googleusercontent.com/vhI4V1nRJvg6FF7FPFD0Yaux2YhVJeafUwxQX7_ZehoZmbhio7nQKrhRGv7nd0GqX_K7eaQisgLMya5X-TJ-AfTBWcrEHZCafH3bTioYBYsLHKOnNf8bioFVqk8M-hkg2diFKy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vhI4V1nRJvg6FF7FPFD0Yaux2YhVJeafUwxQX7_ZehoZmbhio7nQKrhRGv7nd0GqX_K7eaQisgLMya5X-TJ-AfTBWcrEHZCafH3bTioYBYsLHKOnNf8bioFVqk8M-hkg2diFKy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37740"/>
                    </a:xfrm>
                    <a:prstGeom prst="rect">
                      <a:avLst/>
                    </a:prstGeom>
                    <a:noFill/>
                    <a:ln>
                      <a:noFill/>
                    </a:ln>
                  </pic:spPr>
                </pic:pic>
              </a:graphicData>
            </a:graphic>
          </wp:inline>
        </w:drawing>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B63FF0">
      <w:pPr>
        <w:spacing w:after="0" w:line="240" w:lineRule="auto"/>
        <w:rPr>
          <w:rFonts w:asciiTheme="majorBidi" w:eastAsia="Times New Roman" w:hAnsiTheme="majorBidi" w:cstheme="majorBidi"/>
        </w:rPr>
      </w:pPr>
      <w:r w:rsidRPr="00B63FF0">
        <w:rPr>
          <w:rFonts w:asciiTheme="majorBidi" w:eastAsia="Times New Roman" w:hAnsiTheme="majorBidi" w:cstheme="majorBidi"/>
          <w:color w:val="000000"/>
        </w:rPr>
        <w:t xml:space="preserve">The Cursor above is at 1749 </w:t>
      </w:r>
      <w:proofErr w:type="spellStart"/>
      <w:r w:rsidRPr="00B63FF0">
        <w:rPr>
          <w:rFonts w:asciiTheme="majorBidi" w:eastAsia="Times New Roman" w:hAnsiTheme="majorBidi" w:cstheme="majorBidi"/>
          <w:color w:val="000000"/>
        </w:rPr>
        <w:t>ps</w:t>
      </w:r>
      <w:proofErr w:type="spellEnd"/>
      <w:r w:rsidRPr="00B63FF0">
        <w:rPr>
          <w:rFonts w:asciiTheme="majorBidi" w:eastAsia="Times New Roman" w:hAnsiTheme="majorBidi" w:cstheme="majorBidi"/>
          <w:color w:val="000000"/>
        </w:rPr>
        <w:t xml:space="preserve"> which means:</w:t>
      </w:r>
    </w:p>
    <w:p w:rsidR="00B63FF0" w:rsidRPr="00B63FF0" w:rsidRDefault="00B63FF0" w:rsidP="00B63FF0">
      <w:pPr>
        <w:spacing w:after="0" w:line="240" w:lineRule="auto"/>
        <w:rPr>
          <w:rFonts w:asciiTheme="majorBidi" w:eastAsia="Times New Roman" w:hAnsiTheme="majorBidi" w:cstheme="majorBidi"/>
        </w:rPr>
      </w:pPr>
      <w:proofErr w:type="spellStart"/>
      <w:r w:rsidRPr="00B63FF0">
        <w:rPr>
          <w:rFonts w:asciiTheme="majorBidi" w:eastAsia="Times New Roman" w:hAnsiTheme="majorBidi" w:cstheme="majorBidi"/>
          <w:color w:val="000000"/>
        </w:rPr>
        <w:t>WriteBack</w:t>
      </w:r>
      <w:proofErr w:type="spellEnd"/>
      <w:r w:rsidRPr="00B63FF0">
        <w:rPr>
          <w:rFonts w:asciiTheme="majorBidi" w:eastAsia="Times New Roman" w:hAnsiTheme="majorBidi" w:cstheme="majorBidi"/>
          <w:color w:val="000000"/>
        </w:rPr>
        <w:t xml:space="preserve"> =&gt;ADD</w:t>
      </w:r>
      <w:proofErr w:type="gramStart"/>
      <w:r w:rsidRPr="00B63FF0">
        <w:rPr>
          <w:rFonts w:asciiTheme="majorBidi" w:eastAsia="Times New Roman" w:hAnsiTheme="majorBidi" w:cstheme="majorBidi"/>
          <w:color w:val="000000"/>
        </w:rPr>
        <w:t>  R5,R2,R2</w:t>
      </w:r>
      <w:proofErr w:type="gramEnd"/>
      <w:r w:rsidRPr="00B63FF0">
        <w:rPr>
          <w:rFonts w:asciiTheme="majorBidi" w:eastAsia="Times New Roman" w:hAnsiTheme="majorBidi" w:cstheme="majorBidi"/>
          <w:color w:val="000000"/>
        </w:rPr>
        <w:t>  #R2 = 0001000B</w:t>
      </w:r>
    </w:p>
    <w:p w:rsidR="00B63FF0" w:rsidRPr="00B63FF0" w:rsidRDefault="00B63FF0" w:rsidP="00B63FF0">
      <w:pPr>
        <w:spacing w:after="0" w:line="240" w:lineRule="auto"/>
        <w:rPr>
          <w:rFonts w:asciiTheme="majorBidi" w:eastAsia="Times New Roman" w:hAnsiTheme="majorBidi" w:cstheme="majorBidi"/>
        </w:rPr>
      </w:pPr>
    </w:p>
    <w:p w:rsidR="00B63FF0" w:rsidRPr="00B63FF0" w:rsidRDefault="00B63FF0" w:rsidP="00FA4A89">
      <w:pPr>
        <w:spacing w:after="0" w:line="240" w:lineRule="auto"/>
        <w:jc w:val="center"/>
        <w:rPr>
          <w:rFonts w:asciiTheme="majorBidi" w:eastAsia="Times New Roman" w:hAnsiTheme="majorBidi" w:cstheme="majorBidi"/>
        </w:rPr>
      </w:pPr>
      <w:r w:rsidRPr="00B63FF0">
        <w:rPr>
          <w:rFonts w:asciiTheme="majorBidi" w:eastAsia="Times New Roman" w:hAnsiTheme="majorBidi" w:cstheme="majorBidi"/>
          <w:noProof/>
          <w:color w:val="000000"/>
          <w:bdr w:val="none" w:sz="0" w:space="0" w:color="auto" w:frame="1"/>
        </w:rPr>
        <w:drawing>
          <wp:inline distT="0" distB="0" distL="0" distR="0">
            <wp:extent cx="5943600" cy="2181860"/>
            <wp:effectExtent l="0" t="0" r="0" b="8890"/>
            <wp:docPr id="33" name="Picture 33" descr="https://lh3.googleusercontent.com/1u84CdEmaU-O7uMcBgB2edccBCdgDS7nuZGz6Dt4oxNa869yDXfmvmSryD8Fh9lkMXF22qIuwcO3DM6y0M_4z7q6drQT7Th3PlAJufeu83eDoAXAIlzSOg7yhT2sTBFgWOqaVb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1u84CdEmaU-O7uMcBgB2edccBCdgDS7nuZGz6Dt4oxNa869yDXfmvmSryD8Fh9lkMXF22qIuwcO3DM6y0M_4z7q6drQT7Th3PlAJufeu83eDoAXAIlzSOg7yhT2sTBFgWOqaVb_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81860"/>
                    </a:xfrm>
                    <a:prstGeom prst="rect">
                      <a:avLst/>
                    </a:prstGeom>
                    <a:noFill/>
                    <a:ln>
                      <a:noFill/>
                    </a:ln>
                  </pic:spPr>
                </pic:pic>
              </a:graphicData>
            </a:graphic>
          </wp:inline>
        </w:drawing>
      </w:r>
    </w:p>
    <w:p w:rsidR="00B63FF0" w:rsidRPr="00B63FF0" w:rsidRDefault="00B63FF0" w:rsidP="00B63FF0">
      <w:pPr>
        <w:rPr>
          <w:rFonts w:asciiTheme="majorBidi" w:hAnsiTheme="majorBidi" w:cstheme="majorBidi"/>
        </w:rPr>
      </w:pPr>
      <w:r w:rsidRPr="00B63FF0">
        <w:rPr>
          <w:rFonts w:asciiTheme="majorBidi" w:eastAsia="Times New Roman" w:hAnsiTheme="majorBidi" w:cstheme="majorBidi"/>
        </w:rPr>
        <w:br/>
      </w:r>
      <w:r w:rsidRPr="00B63FF0">
        <w:rPr>
          <w:rFonts w:asciiTheme="majorBidi" w:eastAsia="Times New Roman" w:hAnsiTheme="majorBidi" w:cstheme="majorBidi"/>
        </w:rPr>
        <w:br/>
      </w:r>
    </w:p>
    <w:p w:rsidR="002B4302" w:rsidRPr="00B63FF0" w:rsidRDefault="002B4302" w:rsidP="00E60816">
      <w:pPr>
        <w:spacing w:after="160" w:line="259" w:lineRule="auto"/>
        <w:rPr>
          <w:rFonts w:asciiTheme="majorBidi" w:hAnsiTheme="majorBidi" w:cstheme="majorBidi"/>
        </w:rPr>
      </w:pPr>
    </w:p>
    <w:sectPr w:rsidR="002B4302" w:rsidRPr="00B63FF0" w:rsidSect="00564744">
      <w:pgSz w:w="12240" w:h="15840"/>
      <w:pgMar w:top="180" w:right="126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AdvertisingMedium">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F25611"/>
    <w:multiLevelType w:val="hybridMultilevel"/>
    <w:tmpl w:val="27F084F2"/>
    <w:lvl w:ilvl="0" w:tplc="C24444CA">
      <w:start w:val="2"/>
      <w:numFmt w:val="upperLetter"/>
      <w:lvlText w:val="%1."/>
      <w:lvlJc w:val="left"/>
      <w:pPr>
        <w:tabs>
          <w:tab w:val="num" w:pos="720"/>
        </w:tabs>
        <w:ind w:left="720" w:hanging="360"/>
      </w:pPr>
    </w:lvl>
    <w:lvl w:ilvl="1" w:tplc="677EDE26" w:tentative="1">
      <w:start w:val="1"/>
      <w:numFmt w:val="decimal"/>
      <w:lvlText w:val="%2."/>
      <w:lvlJc w:val="left"/>
      <w:pPr>
        <w:tabs>
          <w:tab w:val="num" w:pos="1440"/>
        </w:tabs>
        <w:ind w:left="1440" w:hanging="360"/>
      </w:pPr>
    </w:lvl>
    <w:lvl w:ilvl="2" w:tplc="E60E5FB8" w:tentative="1">
      <w:start w:val="1"/>
      <w:numFmt w:val="decimal"/>
      <w:lvlText w:val="%3."/>
      <w:lvlJc w:val="left"/>
      <w:pPr>
        <w:tabs>
          <w:tab w:val="num" w:pos="2160"/>
        </w:tabs>
        <w:ind w:left="2160" w:hanging="360"/>
      </w:pPr>
    </w:lvl>
    <w:lvl w:ilvl="3" w:tplc="AD7E3CBE" w:tentative="1">
      <w:start w:val="1"/>
      <w:numFmt w:val="decimal"/>
      <w:lvlText w:val="%4."/>
      <w:lvlJc w:val="left"/>
      <w:pPr>
        <w:tabs>
          <w:tab w:val="num" w:pos="2880"/>
        </w:tabs>
        <w:ind w:left="2880" w:hanging="360"/>
      </w:pPr>
    </w:lvl>
    <w:lvl w:ilvl="4" w:tplc="D1B474B0" w:tentative="1">
      <w:start w:val="1"/>
      <w:numFmt w:val="decimal"/>
      <w:lvlText w:val="%5."/>
      <w:lvlJc w:val="left"/>
      <w:pPr>
        <w:tabs>
          <w:tab w:val="num" w:pos="3600"/>
        </w:tabs>
        <w:ind w:left="3600" w:hanging="360"/>
      </w:pPr>
    </w:lvl>
    <w:lvl w:ilvl="5" w:tplc="FEFA737C" w:tentative="1">
      <w:start w:val="1"/>
      <w:numFmt w:val="decimal"/>
      <w:lvlText w:val="%6."/>
      <w:lvlJc w:val="left"/>
      <w:pPr>
        <w:tabs>
          <w:tab w:val="num" w:pos="4320"/>
        </w:tabs>
        <w:ind w:left="4320" w:hanging="360"/>
      </w:pPr>
    </w:lvl>
    <w:lvl w:ilvl="6" w:tplc="E1C83606" w:tentative="1">
      <w:start w:val="1"/>
      <w:numFmt w:val="decimal"/>
      <w:lvlText w:val="%7."/>
      <w:lvlJc w:val="left"/>
      <w:pPr>
        <w:tabs>
          <w:tab w:val="num" w:pos="5040"/>
        </w:tabs>
        <w:ind w:left="5040" w:hanging="360"/>
      </w:pPr>
    </w:lvl>
    <w:lvl w:ilvl="7" w:tplc="FD2AD778" w:tentative="1">
      <w:start w:val="1"/>
      <w:numFmt w:val="decimal"/>
      <w:lvlText w:val="%8."/>
      <w:lvlJc w:val="left"/>
      <w:pPr>
        <w:tabs>
          <w:tab w:val="num" w:pos="5760"/>
        </w:tabs>
        <w:ind w:left="5760" w:hanging="360"/>
      </w:pPr>
    </w:lvl>
    <w:lvl w:ilvl="8" w:tplc="B90C880A" w:tentative="1">
      <w:start w:val="1"/>
      <w:numFmt w:val="decimal"/>
      <w:lvlText w:val="%9."/>
      <w:lvlJc w:val="left"/>
      <w:pPr>
        <w:tabs>
          <w:tab w:val="num" w:pos="6480"/>
        </w:tabs>
        <w:ind w:left="6480" w:hanging="360"/>
      </w:pPr>
    </w:lvl>
  </w:abstractNum>
  <w:abstractNum w:abstractNumId="1">
    <w:nsid w:val="1D950E7E"/>
    <w:multiLevelType w:val="hybridMultilevel"/>
    <w:tmpl w:val="63E47CDA"/>
    <w:lvl w:ilvl="0" w:tplc="AA8437F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CA5CD3"/>
    <w:multiLevelType w:val="multilevel"/>
    <w:tmpl w:val="92C2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B926D2"/>
    <w:multiLevelType w:val="multilevel"/>
    <w:tmpl w:val="DFFA0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6A3860"/>
    <w:multiLevelType w:val="multilevel"/>
    <w:tmpl w:val="E09A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C12A05"/>
    <w:multiLevelType w:val="multilevel"/>
    <w:tmpl w:val="6E0C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966F25"/>
    <w:multiLevelType w:val="multilevel"/>
    <w:tmpl w:val="6AF2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EE3C3A"/>
    <w:multiLevelType w:val="multilevel"/>
    <w:tmpl w:val="97E0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B2792D"/>
    <w:multiLevelType w:val="hybridMultilevel"/>
    <w:tmpl w:val="63E47CDA"/>
    <w:lvl w:ilvl="0" w:tplc="AA8437F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7F02DF"/>
    <w:multiLevelType w:val="multilevel"/>
    <w:tmpl w:val="B988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9138E"/>
    <w:multiLevelType w:val="multilevel"/>
    <w:tmpl w:val="7062B7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AA0411"/>
    <w:multiLevelType w:val="hybridMultilevel"/>
    <w:tmpl w:val="63E47CDA"/>
    <w:lvl w:ilvl="0" w:tplc="AA8437FE">
      <w:start w:val="1"/>
      <w:numFmt w:val="decimal"/>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lvl w:ilvl="0">
        <w:numFmt w:val="upperLetter"/>
        <w:lvlText w:val="%1."/>
        <w:lvlJc w:val="left"/>
      </w:lvl>
    </w:lvlOverride>
  </w:num>
  <w:num w:numId="2">
    <w:abstractNumId w:val="0"/>
  </w:num>
  <w:num w:numId="3">
    <w:abstractNumId w:val="1"/>
  </w:num>
  <w:num w:numId="4">
    <w:abstractNumId w:val="8"/>
  </w:num>
  <w:num w:numId="5">
    <w:abstractNumId w:val="11"/>
  </w:num>
  <w:num w:numId="6">
    <w:abstractNumId w:val="10"/>
  </w:num>
  <w:num w:numId="7">
    <w:abstractNumId w:val="9"/>
  </w:num>
  <w:num w:numId="8">
    <w:abstractNumId w:val="4"/>
  </w:num>
  <w:num w:numId="9">
    <w:abstractNumId w:val="2"/>
  </w:num>
  <w:num w:numId="10">
    <w:abstractNumId w:val="7"/>
  </w:num>
  <w:num w:numId="11">
    <w:abstractNumId w:val="6"/>
  </w:num>
  <w:num w:numId="12">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melmohsenkamel@gmail.com">
    <w15:presenceInfo w15:providerId="None" w15:userId="kamelmohsenkamel@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734"/>
    <w:rsid w:val="0003617D"/>
    <w:rsid w:val="00041BAF"/>
    <w:rsid w:val="00082CE6"/>
    <w:rsid w:val="001341BF"/>
    <w:rsid w:val="001A3BED"/>
    <w:rsid w:val="00226D92"/>
    <w:rsid w:val="002B4302"/>
    <w:rsid w:val="003F6174"/>
    <w:rsid w:val="003F640B"/>
    <w:rsid w:val="004855DA"/>
    <w:rsid w:val="00511891"/>
    <w:rsid w:val="00555093"/>
    <w:rsid w:val="00564744"/>
    <w:rsid w:val="005C24A5"/>
    <w:rsid w:val="00636F30"/>
    <w:rsid w:val="00671E31"/>
    <w:rsid w:val="00696440"/>
    <w:rsid w:val="00764C10"/>
    <w:rsid w:val="00782734"/>
    <w:rsid w:val="007A743D"/>
    <w:rsid w:val="00885438"/>
    <w:rsid w:val="008F7CD0"/>
    <w:rsid w:val="009124B1"/>
    <w:rsid w:val="009E4CEB"/>
    <w:rsid w:val="00A700F5"/>
    <w:rsid w:val="00B4490A"/>
    <w:rsid w:val="00B63FF0"/>
    <w:rsid w:val="00BD0F1F"/>
    <w:rsid w:val="00BE79C3"/>
    <w:rsid w:val="00CE52EA"/>
    <w:rsid w:val="00D008CE"/>
    <w:rsid w:val="00D53107"/>
    <w:rsid w:val="00D56F9E"/>
    <w:rsid w:val="00E60816"/>
    <w:rsid w:val="00E75482"/>
    <w:rsid w:val="00FA4A89"/>
    <w:rsid w:val="00FB57DC"/>
    <w:rsid w:val="00FE0E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8E966-2242-487A-8B18-64F2FC519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107"/>
    <w:pPr>
      <w:spacing w:after="200" w:line="276" w:lineRule="auto"/>
    </w:pPr>
  </w:style>
  <w:style w:type="paragraph" w:styleId="Heading1">
    <w:name w:val="heading 1"/>
    <w:basedOn w:val="Normal"/>
    <w:next w:val="Normal"/>
    <w:link w:val="Heading1Char"/>
    <w:uiPriority w:val="9"/>
    <w:qFormat/>
    <w:rsid w:val="00D531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1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1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700F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53107"/>
    <w:pPr>
      <w:suppressAutoHyphens/>
      <w:autoSpaceDN w:val="0"/>
      <w:spacing w:after="240" w:line="240" w:lineRule="auto"/>
      <w:jc w:val="both"/>
    </w:pPr>
    <w:rPr>
      <w:rFonts w:ascii="Calibri" w:eastAsia="Calibri" w:hAnsi="Calibri" w:cs="Arial"/>
      <w:kern w:val="3"/>
      <w:lang w:val="en-GB"/>
    </w:rPr>
  </w:style>
  <w:style w:type="paragraph" w:customStyle="1" w:styleId="TableContents">
    <w:name w:val="Table Contents"/>
    <w:basedOn w:val="Standard"/>
    <w:rsid w:val="00D53107"/>
    <w:pPr>
      <w:suppressLineNumbers/>
    </w:pPr>
  </w:style>
  <w:style w:type="character" w:customStyle="1" w:styleId="Heading1Char">
    <w:name w:val="Heading 1 Char"/>
    <w:basedOn w:val="DefaultParagraphFont"/>
    <w:link w:val="Heading1"/>
    <w:uiPriority w:val="9"/>
    <w:rsid w:val="00D5310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D008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008CE"/>
  </w:style>
  <w:style w:type="character" w:customStyle="1" w:styleId="Heading2Char">
    <w:name w:val="Heading 2 Char"/>
    <w:basedOn w:val="DefaultParagraphFont"/>
    <w:link w:val="Heading2"/>
    <w:uiPriority w:val="9"/>
    <w:rsid w:val="000361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17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41BAF"/>
    <w:pPr>
      <w:ind w:left="720"/>
      <w:contextualSpacing/>
    </w:pPr>
  </w:style>
  <w:style w:type="table" w:styleId="TableGrid">
    <w:name w:val="Table Grid"/>
    <w:basedOn w:val="TableNormal"/>
    <w:uiPriority w:val="39"/>
    <w:rsid w:val="00A700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700F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226D92"/>
    <w:pPr>
      <w:spacing w:line="259" w:lineRule="auto"/>
      <w:outlineLvl w:val="9"/>
    </w:pPr>
  </w:style>
  <w:style w:type="paragraph" w:styleId="TOC1">
    <w:name w:val="toc 1"/>
    <w:basedOn w:val="Normal"/>
    <w:next w:val="Normal"/>
    <w:autoRedefine/>
    <w:uiPriority w:val="39"/>
    <w:unhideWhenUsed/>
    <w:rsid w:val="00226D92"/>
    <w:pPr>
      <w:spacing w:after="100"/>
    </w:pPr>
  </w:style>
  <w:style w:type="paragraph" w:styleId="TOC2">
    <w:name w:val="toc 2"/>
    <w:basedOn w:val="Normal"/>
    <w:next w:val="Normal"/>
    <w:autoRedefine/>
    <w:uiPriority w:val="39"/>
    <w:unhideWhenUsed/>
    <w:rsid w:val="00226D92"/>
    <w:pPr>
      <w:spacing w:after="100"/>
      <w:ind w:left="220"/>
    </w:pPr>
  </w:style>
  <w:style w:type="paragraph" w:styleId="TOC3">
    <w:name w:val="toc 3"/>
    <w:basedOn w:val="Normal"/>
    <w:next w:val="Normal"/>
    <w:autoRedefine/>
    <w:uiPriority w:val="39"/>
    <w:unhideWhenUsed/>
    <w:rsid w:val="00226D92"/>
    <w:pPr>
      <w:spacing w:after="100"/>
      <w:ind w:left="440"/>
    </w:pPr>
  </w:style>
  <w:style w:type="character" w:styleId="Hyperlink">
    <w:name w:val="Hyperlink"/>
    <w:basedOn w:val="DefaultParagraphFont"/>
    <w:uiPriority w:val="99"/>
    <w:unhideWhenUsed/>
    <w:rsid w:val="00226D92"/>
    <w:rPr>
      <w:color w:val="0563C1" w:themeColor="hyperlink"/>
      <w:u w:val="single"/>
    </w:rPr>
  </w:style>
  <w:style w:type="character" w:styleId="PlaceholderText">
    <w:name w:val="Placeholder Text"/>
    <w:basedOn w:val="DefaultParagraphFont"/>
    <w:uiPriority w:val="99"/>
    <w:semiHidden/>
    <w:rsid w:val="00636F30"/>
    <w:rPr>
      <w:color w:val="808080"/>
    </w:rPr>
  </w:style>
  <w:style w:type="paragraph" w:styleId="BalloonText">
    <w:name w:val="Balloon Text"/>
    <w:basedOn w:val="Normal"/>
    <w:link w:val="BalloonTextChar"/>
    <w:uiPriority w:val="99"/>
    <w:semiHidden/>
    <w:unhideWhenUsed/>
    <w:rsid w:val="00636F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F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44281">
      <w:bodyDiv w:val="1"/>
      <w:marLeft w:val="0"/>
      <w:marRight w:val="0"/>
      <w:marTop w:val="0"/>
      <w:marBottom w:val="0"/>
      <w:divBdr>
        <w:top w:val="none" w:sz="0" w:space="0" w:color="auto"/>
        <w:left w:val="none" w:sz="0" w:space="0" w:color="auto"/>
        <w:bottom w:val="none" w:sz="0" w:space="0" w:color="auto"/>
        <w:right w:val="none" w:sz="0" w:space="0" w:color="auto"/>
      </w:divBdr>
    </w:div>
    <w:div w:id="291910724">
      <w:bodyDiv w:val="1"/>
      <w:marLeft w:val="0"/>
      <w:marRight w:val="0"/>
      <w:marTop w:val="0"/>
      <w:marBottom w:val="0"/>
      <w:divBdr>
        <w:top w:val="none" w:sz="0" w:space="0" w:color="auto"/>
        <w:left w:val="none" w:sz="0" w:space="0" w:color="auto"/>
        <w:bottom w:val="none" w:sz="0" w:space="0" w:color="auto"/>
        <w:right w:val="none" w:sz="0" w:space="0" w:color="auto"/>
      </w:divBdr>
      <w:divsChild>
        <w:div w:id="2105226691">
          <w:marLeft w:val="-106"/>
          <w:marRight w:val="0"/>
          <w:marTop w:val="0"/>
          <w:marBottom w:val="0"/>
          <w:divBdr>
            <w:top w:val="none" w:sz="0" w:space="0" w:color="auto"/>
            <w:left w:val="none" w:sz="0" w:space="0" w:color="auto"/>
            <w:bottom w:val="none" w:sz="0" w:space="0" w:color="auto"/>
            <w:right w:val="none" w:sz="0" w:space="0" w:color="auto"/>
          </w:divBdr>
        </w:div>
      </w:divsChild>
    </w:div>
    <w:div w:id="406994859">
      <w:bodyDiv w:val="1"/>
      <w:marLeft w:val="0"/>
      <w:marRight w:val="0"/>
      <w:marTop w:val="0"/>
      <w:marBottom w:val="0"/>
      <w:divBdr>
        <w:top w:val="none" w:sz="0" w:space="0" w:color="auto"/>
        <w:left w:val="none" w:sz="0" w:space="0" w:color="auto"/>
        <w:bottom w:val="none" w:sz="0" w:space="0" w:color="auto"/>
        <w:right w:val="none" w:sz="0" w:space="0" w:color="auto"/>
      </w:divBdr>
      <w:divsChild>
        <w:div w:id="448546902">
          <w:marLeft w:val="-106"/>
          <w:marRight w:val="0"/>
          <w:marTop w:val="0"/>
          <w:marBottom w:val="0"/>
          <w:divBdr>
            <w:top w:val="none" w:sz="0" w:space="0" w:color="auto"/>
            <w:left w:val="none" w:sz="0" w:space="0" w:color="auto"/>
            <w:bottom w:val="none" w:sz="0" w:space="0" w:color="auto"/>
            <w:right w:val="none" w:sz="0" w:space="0" w:color="auto"/>
          </w:divBdr>
        </w:div>
      </w:divsChild>
    </w:div>
    <w:div w:id="596137727">
      <w:bodyDiv w:val="1"/>
      <w:marLeft w:val="0"/>
      <w:marRight w:val="0"/>
      <w:marTop w:val="0"/>
      <w:marBottom w:val="0"/>
      <w:divBdr>
        <w:top w:val="none" w:sz="0" w:space="0" w:color="auto"/>
        <w:left w:val="none" w:sz="0" w:space="0" w:color="auto"/>
        <w:bottom w:val="none" w:sz="0" w:space="0" w:color="auto"/>
        <w:right w:val="none" w:sz="0" w:space="0" w:color="auto"/>
      </w:divBdr>
    </w:div>
    <w:div w:id="798493505">
      <w:bodyDiv w:val="1"/>
      <w:marLeft w:val="0"/>
      <w:marRight w:val="0"/>
      <w:marTop w:val="0"/>
      <w:marBottom w:val="0"/>
      <w:divBdr>
        <w:top w:val="none" w:sz="0" w:space="0" w:color="auto"/>
        <w:left w:val="none" w:sz="0" w:space="0" w:color="auto"/>
        <w:bottom w:val="none" w:sz="0" w:space="0" w:color="auto"/>
        <w:right w:val="none" w:sz="0" w:space="0" w:color="auto"/>
      </w:divBdr>
      <w:divsChild>
        <w:div w:id="2146392111">
          <w:marLeft w:val="-106"/>
          <w:marRight w:val="0"/>
          <w:marTop w:val="0"/>
          <w:marBottom w:val="0"/>
          <w:divBdr>
            <w:top w:val="none" w:sz="0" w:space="0" w:color="auto"/>
            <w:left w:val="none" w:sz="0" w:space="0" w:color="auto"/>
            <w:bottom w:val="none" w:sz="0" w:space="0" w:color="auto"/>
            <w:right w:val="none" w:sz="0" w:space="0" w:color="auto"/>
          </w:divBdr>
        </w:div>
      </w:divsChild>
    </w:div>
    <w:div w:id="874579204">
      <w:bodyDiv w:val="1"/>
      <w:marLeft w:val="0"/>
      <w:marRight w:val="0"/>
      <w:marTop w:val="0"/>
      <w:marBottom w:val="0"/>
      <w:divBdr>
        <w:top w:val="none" w:sz="0" w:space="0" w:color="auto"/>
        <w:left w:val="none" w:sz="0" w:space="0" w:color="auto"/>
        <w:bottom w:val="none" w:sz="0" w:space="0" w:color="auto"/>
        <w:right w:val="none" w:sz="0" w:space="0" w:color="auto"/>
      </w:divBdr>
    </w:div>
    <w:div w:id="900292520">
      <w:bodyDiv w:val="1"/>
      <w:marLeft w:val="0"/>
      <w:marRight w:val="0"/>
      <w:marTop w:val="0"/>
      <w:marBottom w:val="0"/>
      <w:divBdr>
        <w:top w:val="none" w:sz="0" w:space="0" w:color="auto"/>
        <w:left w:val="none" w:sz="0" w:space="0" w:color="auto"/>
        <w:bottom w:val="none" w:sz="0" w:space="0" w:color="auto"/>
        <w:right w:val="none" w:sz="0" w:space="0" w:color="auto"/>
      </w:divBdr>
    </w:div>
    <w:div w:id="906308615">
      <w:bodyDiv w:val="1"/>
      <w:marLeft w:val="0"/>
      <w:marRight w:val="0"/>
      <w:marTop w:val="0"/>
      <w:marBottom w:val="0"/>
      <w:divBdr>
        <w:top w:val="none" w:sz="0" w:space="0" w:color="auto"/>
        <w:left w:val="none" w:sz="0" w:space="0" w:color="auto"/>
        <w:bottom w:val="none" w:sz="0" w:space="0" w:color="auto"/>
        <w:right w:val="none" w:sz="0" w:space="0" w:color="auto"/>
      </w:divBdr>
    </w:div>
    <w:div w:id="912664865">
      <w:bodyDiv w:val="1"/>
      <w:marLeft w:val="0"/>
      <w:marRight w:val="0"/>
      <w:marTop w:val="0"/>
      <w:marBottom w:val="0"/>
      <w:divBdr>
        <w:top w:val="none" w:sz="0" w:space="0" w:color="auto"/>
        <w:left w:val="none" w:sz="0" w:space="0" w:color="auto"/>
        <w:bottom w:val="none" w:sz="0" w:space="0" w:color="auto"/>
        <w:right w:val="none" w:sz="0" w:space="0" w:color="auto"/>
      </w:divBdr>
    </w:div>
    <w:div w:id="977606892">
      <w:bodyDiv w:val="1"/>
      <w:marLeft w:val="0"/>
      <w:marRight w:val="0"/>
      <w:marTop w:val="0"/>
      <w:marBottom w:val="0"/>
      <w:divBdr>
        <w:top w:val="none" w:sz="0" w:space="0" w:color="auto"/>
        <w:left w:val="none" w:sz="0" w:space="0" w:color="auto"/>
        <w:bottom w:val="none" w:sz="0" w:space="0" w:color="auto"/>
        <w:right w:val="none" w:sz="0" w:space="0" w:color="auto"/>
      </w:divBdr>
    </w:div>
    <w:div w:id="997346721">
      <w:bodyDiv w:val="1"/>
      <w:marLeft w:val="0"/>
      <w:marRight w:val="0"/>
      <w:marTop w:val="0"/>
      <w:marBottom w:val="0"/>
      <w:divBdr>
        <w:top w:val="none" w:sz="0" w:space="0" w:color="auto"/>
        <w:left w:val="none" w:sz="0" w:space="0" w:color="auto"/>
        <w:bottom w:val="none" w:sz="0" w:space="0" w:color="auto"/>
        <w:right w:val="none" w:sz="0" w:space="0" w:color="auto"/>
      </w:divBdr>
      <w:divsChild>
        <w:div w:id="245575715">
          <w:marLeft w:val="0"/>
          <w:marRight w:val="0"/>
          <w:marTop w:val="0"/>
          <w:marBottom w:val="0"/>
          <w:divBdr>
            <w:top w:val="none" w:sz="0" w:space="0" w:color="auto"/>
            <w:left w:val="none" w:sz="0" w:space="0" w:color="auto"/>
            <w:bottom w:val="none" w:sz="0" w:space="0" w:color="auto"/>
            <w:right w:val="none" w:sz="0" w:space="0" w:color="auto"/>
          </w:divBdr>
          <w:divsChild>
            <w:div w:id="2092307706">
              <w:marLeft w:val="0"/>
              <w:marRight w:val="0"/>
              <w:marTop w:val="0"/>
              <w:marBottom w:val="0"/>
              <w:divBdr>
                <w:top w:val="none" w:sz="0" w:space="0" w:color="auto"/>
                <w:left w:val="none" w:sz="0" w:space="0" w:color="auto"/>
                <w:bottom w:val="none" w:sz="0" w:space="0" w:color="auto"/>
                <w:right w:val="none" w:sz="0" w:space="0" w:color="auto"/>
              </w:divBdr>
            </w:div>
            <w:div w:id="1233856101">
              <w:marLeft w:val="0"/>
              <w:marRight w:val="0"/>
              <w:marTop w:val="0"/>
              <w:marBottom w:val="0"/>
              <w:divBdr>
                <w:top w:val="none" w:sz="0" w:space="0" w:color="auto"/>
                <w:left w:val="none" w:sz="0" w:space="0" w:color="auto"/>
                <w:bottom w:val="none" w:sz="0" w:space="0" w:color="auto"/>
                <w:right w:val="none" w:sz="0" w:space="0" w:color="auto"/>
              </w:divBdr>
            </w:div>
            <w:div w:id="107817520">
              <w:marLeft w:val="0"/>
              <w:marRight w:val="0"/>
              <w:marTop w:val="0"/>
              <w:marBottom w:val="0"/>
              <w:divBdr>
                <w:top w:val="none" w:sz="0" w:space="0" w:color="auto"/>
                <w:left w:val="none" w:sz="0" w:space="0" w:color="auto"/>
                <w:bottom w:val="none" w:sz="0" w:space="0" w:color="auto"/>
                <w:right w:val="none" w:sz="0" w:space="0" w:color="auto"/>
              </w:divBdr>
            </w:div>
            <w:div w:id="354617380">
              <w:marLeft w:val="0"/>
              <w:marRight w:val="0"/>
              <w:marTop w:val="0"/>
              <w:marBottom w:val="0"/>
              <w:divBdr>
                <w:top w:val="none" w:sz="0" w:space="0" w:color="auto"/>
                <w:left w:val="none" w:sz="0" w:space="0" w:color="auto"/>
                <w:bottom w:val="none" w:sz="0" w:space="0" w:color="auto"/>
                <w:right w:val="none" w:sz="0" w:space="0" w:color="auto"/>
              </w:divBdr>
            </w:div>
            <w:div w:id="1178807905">
              <w:marLeft w:val="0"/>
              <w:marRight w:val="0"/>
              <w:marTop w:val="0"/>
              <w:marBottom w:val="0"/>
              <w:divBdr>
                <w:top w:val="none" w:sz="0" w:space="0" w:color="auto"/>
                <w:left w:val="none" w:sz="0" w:space="0" w:color="auto"/>
                <w:bottom w:val="none" w:sz="0" w:space="0" w:color="auto"/>
                <w:right w:val="none" w:sz="0" w:space="0" w:color="auto"/>
              </w:divBdr>
            </w:div>
            <w:div w:id="1693650270">
              <w:marLeft w:val="0"/>
              <w:marRight w:val="0"/>
              <w:marTop w:val="0"/>
              <w:marBottom w:val="0"/>
              <w:divBdr>
                <w:top w:val="none" w:sz="0" w:space="0" w:color="auto"/>
                <w:left w:val="none" w:sz="0" w:space="0" w:color="auto"/>
                <w:bottom w:val="none" w:sz="0" w:space="0" w:color="auto"/>
                <w:right w:val="none" w:sz="0" w:space="0" w:color="auto"/>
              </w:divBdr>
            </w:div>
            <w:div w:id="1318608743">
              <w:marLeft w:val="0"/>
              <w:marRight w:val="0"/>
              <w:marTop w:val="0"/>
              <w:marBottom w:val="0"/>
              <w:divBdr>
                <w:top w:val="none" w:sz="0" w:space="0" w:color="auto"/>
                <w:left w:val="none" w:sz="0" w:space="0" w:color="auto"/>
                <w:bottom w:val="none" w:sz="0" w:space="0" w:color="auto"/>
                <w:right w:val="none" w:sz="0" w:space="0" w:color="auto"/>
              </w:divBdr>
            </w:div>
            <w:div w:id="522742971">
              <w:marLeft w:val="0"/>
              <w:marRight w:val="0"/>
              <w:marTop w:val="0"/>
              <w:marBottom w:val="0"/>
              <w:divBdr>
                <w:top w:val="none" w:sz="0" w:space="0" w:color="auto"/>
                <w:left w:val="none" w:sz="0" w:space="0" w:color="auto"/>
                <w:bottom w:val="none" w:sz="0" w:space="0" w:color="auto"/>
                <w:right w:val="none" w:sz="0" w:space="0" w:color="auto"/>
              </w:divBdr>
            </w:div>
            <w:div w:id="1772044315">
              <w:marLeft w:val="0"/>
              <w:marRight w:val="0"/>
              <w:marTop w:val="0"/>
              <w:marBottom w:val="0"/>
              <w:divBdr>
                <w:top w:val="none" w:sz="0" w:space="0" w:color="auto"/>
                <w:left w:val="none" w:sz="0" w:space="0" w:color="auto"/>
                <w:bottom w:val="none" w:sz="0" w:space="0" w:color="auto"/>
                <w:right w:val="none" w:sz="0" w:space="0" w:color="auto"/>
              </w:divBdr>
            </w:div>
            <w:div w:id="1420296364">
              <w:marLeft w:val="0"/>
              <w:marRight w:val="0"/>
              <w:marTop w:val="0"/>
              <w:marBottom w:val="0"/>
              <w:divBdr>
                <w:top w:val="none" w:sz="0" w:space="0" w:color="auto"/>
                <w:left w:val="none" w:sz="0" w:space="0" w:color="auto"/>
                <w:bottom w:val="none" w:sz="0" w:space="0" w:color="auto"/>
                <w:right w:val="none" w:sz="0" w:space="0" w:color="auto"/>
              </w:divBdr>
            </w:div>
            <w:div w:id="999235130">
              <w:marLeft w:val="0"/>
              <w:marRight w:val="0"/>
              <w:marTop w:val="0"/>
              <w:marBottom w:val="0"/>
              <w:divBdr>
                <w:top w:val="none" w:sz="0" w:space="0" w:color="auto"/>
                <w:left w:val="none" w:sz="0" w:space="0" w:color="auto"/>
                <w:bottom w:val="none" w:sz="0" w:space="0" w:color="auto"/>
                <w:right w:val="none" w:sz="0" w:space="0" w:color="auto"/>
              </w:divBdr>
            </w:div>
            <w:div w:id="451245500">
              <w:marLeft w:val="0"/>
              <w:marRight w:val="0"/>
              <w:marTop w:val="0"/>
              <w:marBottom w:val="0"/>
              <w:divBdr>
                <w:top w:val="none" w:sz="0" w:space="0" w:color="auto"/>
                <w:left w:val="none" w:sz="0" w:space="0" w:color="auto"/>
                <w:bottom w:val="none" w:sz="0" w:space="0" w:color="auto"/>
                <w:right w:val="none" w:sz="0" w:space="0" w:color="auto"/>
              </w:divBdr>
            </w:div>
            <w:div w:id="1422263851">
              <w:marLeft w:val="0"/>
              <w:marRight w:val="0"/>
              <w:marTop w:val="0"/>
              <w:marBottom w:val="0"/>
              <w:divBdr>
                <w:top w:val="none" w:sz="0" w:space="0" w:color="auto"/>
                <w:left w:val="none" w:sz="0" w:space="0" w:color="auto"/>
                <w:bottom w:val="none" w:sz="0" w:space="0" w:color="auto"/>
                <w:right w:val="none" w:sz="0" w:space="0" w:color="auto"/>
              </w:divBdr>
            </w:div>
            <w:div w:id="539783354">
              <w:marLeft w:val="0"/>
              <w:marRight w:val="0"/>
              <w:marTop w:val="0"/>
              <w:marBottom w:val="0"/>
              <w:divBdr>
                <w:top w:val="none" w:sz="0" w:space="0" w:color="auto"/>
                <w:left w:val="none" w:sz="0" w:space="0" w:color="auto"/>
                <w:bottom w:val="none" w:sz="0" w:space="0" w:color="auto"/>
                <w:right w:val="none" w:sz="0" w:space="0" w:color="auto"/>
              </w:divBdr>
            </w:div>
            <w:div w:id="910847622">
              <w:marLeft w:val="0"/>
              <w:marRight w:val="0"/>
              <w:marTop w:val="0"/>
              <w:marBottom w:val="0"/>
              <w:divBdr>
                <w:top w:val="none" w:sz="0" w:space="0" w:color="auto"/>
                <w:left w:val="none" w:sz="0" w:space="0" w:color="auto"/>
                <w:bottom w:val="none" w:sz="0" w:space="0" w:color="auto"/>
                <w:right w:val="none" w:sz="0" w:space="0" w:color="auto"/>
              </w:divBdr>
            </w:div>
            <w:div w:id="835152964">
              <w:marLeft w:val="0"/>
              <w:marRight w:val="0"/>
              <w:marTop w:val="0"/>
              <w:marBottom w:val="0"/>
              <w:divBdr>
                <w:top w:val="none" w:sz="0" w:space="0" w:color="auto"/>
                <w:left w:val="none" w:sz="0" w:space="0" w:color="auto"/>
                <w:bottom w:val="none" w:sz="0" w:space="0" w:color="auto"/>
                <w:right w:val="none" w:sz="0" w:space="0" w:color="auto"/>
              </w:divBdr>
            </w:div>
            <w:div w:id="466551313">
              <w:marLeft w:val="0"/>
              <w:marRight w:val="0"/>
              <w:marTop w:val="0"/>
              <w:marBottom w:val="0"/>
              <w:divBdr>
                <w:top w:val="none" w:sz="0" w:space="0" w:color="auto"/>
                <w:left w:val="none" w:sz="0" w:space="0" w:color="auto"/>
                <w:bottom w:val="none" w:sz="0" w:space="0" w:color="auto"/>
                <w:right w:val="none" w:sz="0" w:space="0" w:color="auto"/>
              </w:divBdr>
            </w:div>
            <w:div w:id="1072511837">
              <w:marLeft w:val="0"/>
              <w:marRight w:val="0"/>
              <w:marTop w:val="0"/>
              <w:marBottom w:val="0"/>
              <w:divBdr>
                <w:top w:val="none" w:sz="0" w:space="0" w:color="auto"/>
                <w:left w:val="none" w:sz="0" w:space="0" w:color="auto"/>
                <w:bottom w:val="none" w:sz="0" w:space="0" w:color="auto"/>
                <w:right w:val="none" w:sz="0" w:space="0" w:color="auto"/>
              </w:divBdr>
            </w:div>
            <w:div w:id="72749572">
              <w:marLeft w:val="0"/>
              <w:marRight w:val="0"/>
              <w:marTop w:val="0"/>
              <w:marBottom w:val="0"/>
              <w:divBdr>
                <w:top w:val="none" w:sz="0" w:space="0" w:color="auto"/>
                <w:left w:val="none" w:sz="0" w:space="0" w:color="auto"/>
                <w:bottom w:val="none" w:sz="0" w:space="0" w:color="auto"/>
                <w:right w:val="none" w:sz="0" w:space="0" w:color="auto"/>
              </w:divBdr>
            </w:div>
            <w:div w:id="540433894">
              <w:marLeft w:val="0"/>
              <w:marRight w:val="0"/>
              <w:marTop w:val="0"/>
              <w:marBottom w:val="0"/>
              <w:divBdr>
                <w:top w:val="none" w:sz="0" w:space="0" w:color="auto"/>
                <w:left w:val="none" w:sz="0" w:space="0" w:color="auto"/>
                <w:bottom w:val="none" w:sz="0" w:space="0" w:color="auto"/>
                <w:right w:val="none" w:sz="0" w:space="0" w:color="auto"/>
              </w:divBdr>
            </w:div>
            <w:div w:id="1827240495">
              <w:marLeft w:val="0"/>
              <w:marRight w:val="0"/>
              <w:marTop w:val="0"/>
              <w:marBottom w:val="0"/>
              <w:divBdr>
                <w:top w:val="none" w:sz="0" w:space="0" w:color="auto"/>
                <w:left w:val="none" w:sz="0" w:space="0" w:color="auto"/>
                <w:bottom w:val="none" w:sz="0" w:space="0" w:color="auto"/>
                <w:right w:val="none" w:sz="0" w:space="0" w:color="auto"/>
              </w:divBdr>
            </w:div>
            <w:div w:id="454837338">
              <w:marLeft w:val="0"/>
              <w:marRight w:val="0"/>
              <w:marTop w:val="0"/>
              <w:marBottom w:val="0"/>
              <w:divBdr>
                <w:top w:val="none" w:sz="0" w:space="0" w:color="auto"/>
                <w:left w:val="none" w:sz="0" w:space="0" w:color="auto"/>
                <w:bottom w:val="none" w:sz="0" w:space="0" w:color="auto"/>
                <w:right w:val="none" w:sz="0" w:space="0" w:color="auto"/>
              </w:divBdr>
            </w:div>
            <w:div w:id="1459758966">
              <w:marLeft w:val="0"/>
              <w:marRight w:val="0"/>
              <w:marTop w:val="0"/>
              <w:marBottom w:val="0"/>
              <w:divBdr>
                <w:top w:val="none" w:sz="0" w:space="0" w:color="auto"/>
                <w:left w:val="none" w:sz="0" w:space="0" w:color="auto"/>
                <w:bottom w:val="none" w:sz="0" w:space="0" w:color="auto"/>
                <w:right w:val="none" w:sz="0" w:space="0" w:color="auto"/>
              </w:divBdr>
            </w:div>
            <w:div w:id="1667396776">
              <w:marLeft w:val="0"/>
              <w:marRight w:val="0"/>
              <w:marTop w:val="0"/>
              <w:marBottom w:val="0"/>
              <w:divBdr>
                <w:top w:val="none" w:sz="0" w:space="0" w:color="auto"/>
                <w:left w:val="none" w:sz="0" w:space="0" w:color="auto"/>
                <w:bottom w:val="none" w:sz="0" w:space="0" w:color="auto"/>
                <w:right w:val="none" w:sz="0" w:space="0" w:color="auto"/>
              </w:divBdr>
            </w:div>
            <w:div w:id="107358574">
              <w:marLeft w:val="0"/>
              <w:marRight w:val="0"/>
              <w:marTop w:val="0"/>
              <w:marBottom w:val="0"/>
              <w:divBdr>
                <w:top w:val="none" w:sz="0" w:space="0" w:color="auto"/>
                <w:left w:val="none" w:sz="0" w:space="0" w:color="auto"/>
                <w:bottom w:val="none" w:sz="0" w:space="0" w:color="auto"/>
                <w:right w:val="none" w:sz="0" w:space="0" w:color="auto"/>
              </w:divBdr>
            </w:div>
            <w:div w:id="1860850512">
              <w:marLeft w:val="0"/>
              <w:marRight w:val="0"/>
              <w:marTop w:val="0"/>
              <w:marBottom w:val="0"/>
              <w:divBdr>
                <w:top w:val="none" w:sz="0" w:space="0" w:color="auto"/>
                <w:left w:val="none" w:sz="0" w:space="0" w:color="auto"/>
                <w:bottom w:val="none" w:sz="0" w:space="0" w:color="auto"/>
                <w:right w:val="none" w:sz="0" w:space="0" w:color="auto"/>
              </w:divBdr>
            </w:div>
            <w:div w:id="1241714367">
              <w:marLeft w:val="0"/>
              <w:marRight w:val="0"/>
              <w:marTop w:val="0"/>
              <w:marBottom w:val="0"/>
              <w:divBdr>
                <w:top w:val="none" w:sz="0" w:space="0" w:color="auto"/>
                <w:left w:val="none" w:sz="0" w:space="0" w:color="auto"/>
                <w:bottom w:val="none" w:sz="0" w:space="0" w:color="auto"/>
                <w:right w:val="none" w:sz="0" w:space="0" w:color="auto"/>
              </w:divBdr>
            </w:div>
            <w:div w:id="1323048479">
              <w:marLeft w:val="0"/>
              <w:marRight w:val="0"/>
              <w:marTop w:val="0"/>
              <w:marBottom w:val="0"/>
              <w:divBdr>
                <w:top w:val="none" w:sz="0" w:space="0" w:color="auto"/>
                <w:left w:val="none" w:sz="0" w:space="0" w:color="auto"/>
                <w:bottom w:val="none" w:sz="0" w:space="0" w:color="auto"/>
                <w:right w:val="none" w:sz="0" w:space="0" w:color="auto"/>
              </w:divBdr>
            </w:div>
            <w:div w:id="336343509">
              <w:marLeft w:val="0"/>
              <w:marRight w:val="0"/>
              <w:marTop w:val="0"/>
              <w:marBottom w:val="0"/>
              <w:divBdr>
                <w:top w:val="none" w:sz="0" w:space="0" w:color="auto"/>
                <w:left w:val="none" w:sz="0" w:space="0" w:color="auto"/>
                <w:bottom w:val="none" w:sz="0" w:space="0" w:color="auto"/>
                <w:right w:val="none" w:sz="0" w:space="0" w:color="auto"/>
              </w:divBdr>
            </w:div>
            <w:div w:id="1289043747">
              <w:marLeft w:val="0"/>
              <w:marRight w:val="0"/>
              <w:marTop w:val="0"/>
              <w:marBottom w:val="0"/>
              <w:divBdr>
                <w:top w:val="none" w:sz="0" w:space="0" w:color="auto"/>
                <w:left w:val="none" w:sz="0" w:space="0" w:color="auto"/>
                <w:bottom w:val="none" w:sz="0" w:space="0" w:color="auto"/>
                <w:right w:val="none" w:sz="0" w:space="0" w:color="auto"/>
              </w:divBdr>
            </w:div>
            <w:div w:id="1037050737">
              <w:marLeft w:val="0"/>
              <w:marRight w:val="0"/>
              <w:marTop w:val="0"/>
              <w:marBottom w:val="0"/>
              <w:divBdr>
                <w:top w:val="none" w:sz="0" w:space="0" w:color="auto"/>
                <w:left w:val="none" w:sz="0" w:space="0" w:color="auto"/>
                <w:bottom w:val="none" w:sz="0" w:space="0" w:color="auto"/>
                <w:right w:val="none" w:sz="0" w:space="0" w:color="auto"/>
              </w:divBdr>
            </w:div>
            <w:div w:id="1069231109">
              <w:marLeft w:val="0"/>
              <w:marRight w:val="0"/>
              <w:marTop w:val="0"/>
              <w:marBottom w:val="0"/>
              <w:divBdr>
                <w:top w:val="none" w:sz="0" w:space="0" w:color="auto"/>
                <w:left w:val="none" w:sz="0" w:space="0" w:color="auto"/>
                <w:bottom w:val="none" w:sz="0" w:space="0" w:color="auto"/>
                <w:right w:val="none" w:sz="0" w:space="0" w:color="auto"/>
              </w:divBdr>
            </w:div>
            <w:div w:id="1223101620">
              <w:marLeft w:val="0"/>
              <w:marRight w:val="0"/>
              <w:marTop w:val="0"/>
              <w:marBottom w:val="0"/>
              <w:divBdr>
                <w:top w:val="none" w:sz="0" w:space="0" w:color="auto"/>
                <w:left w:val="none" w:sz="0" w:space="0" w:color="auto"/>
                <w:bottom w:val="none" w:sz="0" w:space="0" w:color="auto"/>
                <w:right w:val="none" w:sz="0" w:space="0" w:color="auto"/>
              </w:divBdr>
            </w:div>
            <w:div w:id="1776050145">
              <w:marLeft w:val="0"/>
              <w:marRight w:val="0"/>
              <w:marTop w:val="0"/>
              <w:marBottom w:val="0"/>
              <w:divBdr>
                <w:top w:val="none" w:sz="0" w:space="0" w:color="auto"/>
                <w:left w:val="none" w:sz="0" w:space="0" w:color="auto"/>
                <w:bottom w:val="none" w:sz="0" w:space="0" w:color="auto"/>
                <w:right w:val="none" w:sz="0" w:space="0" w:color="auto"/>
              </w:divBdr>
            </w:div>
            <w:div w:id="1837987794">
              <w:marLeft w:val="0"/>
              <w:marRight w:val="0"/>
              <w:marTop w:val="0"/>
              <w:marBottom w:val="0"/>
              <w:divBdr>
                <w:top w:val="none" w:sz="0" w:space="0" w:color="auto"/>
                <w:left w:val="none" w:sz="0" w:space="0" w:color="auto"/>
                <w:bottom w:val="none" w:sz="0" w:space="0" w:color="auto"/>
                <w:right w:val="none" w:sz="0" w:space="0" w:color="auto"/>
              </w:divBdr>
            </w:div>
            <w:div w:id="1365204340">
              <w:marLeft w:val="0"/>
              <w:marRight w:val="0"/>
              <w:marTop w:val="0"/>
              <w:marBottom w:val="0"/>
              <w:divBdr>
                <w:top w:val="none" w:sz="0" w:space="0" w:color="auto"/>
                <w:left w:val="none" w:sz="0" w:space="0" w:color="auto"/>
                <w:bottom w:val="none" w:sz="0" w:space="0" w:color="auto"/>
                <w:right w:val="none" w:sz="0" w:space="0" w:color="auto"/>
              </w:divBdr>
            </w:div>
            <w:div w:id="1255432994">
              <w:marLeft w:val="0"/>
              <w:marRight w:val="0"/>
              <w:marTop w:val="0"/>
              <w:marBottom w:val="0"/>
              <w:divBdr>
                <w:top w:val="none" w:sz="0" w:space="0" w:color="auto"/>
                <w:left w:val="none" w:sz="0" w:space="0" w:color="auto"/>
                <w:bottom w:val="none" w:sz="0" w:space="0" w:color="auto"/>
                <w:right w:val="none" w:sz="0" w:space="0" w:color="auto"/>
              </w:divBdr>
            </w:div>
            <w:div w:id="1029070674">
              <w:marLeft w:val="0"/>
              <w:marRight w:val="0"/>
              <w:marTop w:val="0"/>
              <w:marBottom w:val="0"/>
              <w:divBdr>
                <w:top w:val="none" w:sz="0" w:space="0" w:color="auto"/>
                <w:left w:val="none" w:sz="0" w:space="0" w:color="auto"/>
                <w:bottom w:val="none" w:sz="0" w:space="0" w:color="auto"/>
                <w:right w:val="none" w:sz="0" w:space="0" w:color="auto"/>
              </w:divBdr>
            </w:div>
            <w:div w:id="1785733378">
              <w:marLeft w:val="0"/>
              <w:marRight w:val="0"/>
              <w:marTop w:val="0"/>
              <w:marBottom w:val="0"/>
              <w:divBdr>
                <w:top w:val="none" w:sz="0" w:space="0" w:color="auto"/>
                <w:left w:val="none" w:sz="0" w:space="0" w:color="auto"/>
                <w:bottom w:val="none" w:sz="0" w:space="0" w:color="auto"/>
                <w:right w:val="none" w:sz="0" w:space="0" w:color="auto"/>
              </w:divBdr>
            </w:div>
            <w:div w:id="1551960642">
              <w:marLeft w:val="0"/>
              <w:marRight w:val="0"/>
              <w:marTop w:val="0"/>
              <w:marBottom w:val="0"/>
              <w:divBdr>
                <w:top w:val="none" w:sz="0" w:space="0" w:color="auto"/>
                <w:left w:val="none" w:sz="0" w:space="0" w:color="auto"/>
                <w:bottom w:val="none" w:sz="0" w:space="0" w:color="auto"/>
                <w:right w:val="none" w:sz="0" w:space="0" w:color="auto"/>
              </w:divBdr>
            </w:div>
            <w:div w:id="271519623">
              <w:marLeft w:val="0"/>
              <w:marRight w:val="0"/>
              <w:marTop w:val="0"/>
              <w:marBottom w:val="0"/>
              <w:divBdr>
                <w:top w:val="none" w:sz="0" w:space="0" w:color="auto"/>
                <w:left w:val="none" w:sz="0" w:space="0" w:color="auto"/>
                <w:bottom w:val="none" w:sz="0" w:space="0" w:color="auto"/>
                <w:right w:val="none" w:sz="0" w:space="0" w:color="auto"/>
              </w:divBdr>
            </w:div>
            <w:div w:id="1282112506">
              <w:marLeft w:val="0"/>
              <w:marRight w:val="0"/>
              <w:marTop w:val="0"/>
              <w:marBottom w:val="0"/>
              <w:divBdr>
                <w:top w:val="none" w:sz="0" w:space="0" w:color="auto"/>
                <w:left w:val="none" w:sz="0" w:space="0" w:color="auto"/>
                <w:bottom w:val="none" w:sz="0" w:space="0" w:color="auto"/>
                <w:right w:val="none" w:sz="0" w:space="0" w:color="auto"/>
              </w:divBdr>
            </w:div>
            <w:div w:id="1708604826">
              <w:marLeft w:val="0"/>
              <w:marRight w:val="0"/>
              <w:marTop w:val="0"/>
              <w:marBottom w:val="0"/>
              <w:divBdr>
                <w:top w:val="none" w:sz="0" w:space="0" w:color="auto"/>
                <w:left w:val="none" w:sz="0" w:space="0" w:color="auto"/>
                <w:bottom w:val="none" w:sz="0" w:space="0" w:color="auto"/>
                <w:right w:val="none" w:sz="0" w:space="0" w:color="auto"/>
              </w:divBdr>
            </w:div>
            <w:div w:id="1369643070">
              <w:marLeft w:val="0"/>
              <w:marRight w:val="0"/>
              <w:marTop w:val="0"/>
              <w:marBottom w:val="0"/>
              <w:divBdr>
                <w:top w:val="none" w:sz="0" w:space="0" w:color="auto"/>
                <w:left w:val="none" w:sz="0" w:space="0" w:color="auto"/>
                <w:bottom w:val="none" w:sz="0" w:space="0" w:color="auto"/>
                <w:right w:val="none" w:sz="0" w:space="0" w:color="auto"/>
              </w:divBdr>
            </w:div>
            <w:div w:id="550582599">
              <w:marLeft w:val="0"/>
              <w:marRight w:val="0"/>
              <w:marTop w:val="0"/>
              <w:marBottom w:val="0"/>
              <w:divBdr>
                <w:top w:val="none" w:sz="0" w:space="0" w:color="auto"/>
                <w:left w:val="none" w:sz="0" w:space="0" w:color="auto"/>
                <w:bottom w:val="none" w:sz="0" w:space="0" w:color="auto"/>
                <w:right w:val="none" w:sz="0" w:space="0" w:color="auto"/>
              </w:divBdr>
            </w:div>
            <w:div w:id="1891110267">
              <w:marLeft w:val="0"/>
              <w:marRight w:val="0"/>
              <w:marTop w:val="0"/>
              <w:marBottom w:val="0"/>
              <w:divBdr>
                <w:top w:val="none" w:sz="0" w:space="0" w:color="auto"/>
                <w:left w:val="none" w:sz="0" w:space="0" w:color="auto"/>
                <w:bottom w:val="none" w:sz="0" w:space="0" w:color="auto"/>
                <w:right w:val="none" w:sz="0" w:space="0" w:color="auto"/>
              </w:divBdr>
            </w:div>
            <w:div w:id="1050812517">
              <w:marLeft w:val="0"/>
              <w:marRight w:val="0"/>
              <w:marTop w:val="0"/>
              <w:marBottom w:val="0"/>
              <w:divBdr>
                <w:top w:val="none" w:sz="0" w:space="0" w:color="auto"/>
                <w:left w:val="none" w:sz="0" w:space="0" w:color="auto"/>
                <w:bottom w:val="none" w:sz="0" w:space="0" w:color="auto"/>
                <w:right w:val="none" w:sz="0" w:space="0" w:color="auto"/>
              </w:divBdr>
            </w:div>
            <w:div w:id="1325814564">
              <w:marLeft w:val="0"/>
              <w:marRight w:val="0"/>
              <w:marTop w:val="0"/>
              <w:marBottom w:val="0"/>
              <w:divBdr>
                <w:top w:val="none" w:sz="0" w:space="0" w:color="auto"/>
                <w:left w:val="none" w:sz="0" w:space="0" w:color="auto"/>
                <w:bottom w:val="none" w:sz="0" w:space="0" w:color="auto"/>
                <w:right w:val="none" w:sz="0" w:space="0" w:color="auto"/>
              </w:divBdr>
            </w:div>
            <w:div w:id="510070858">
              <w:marLeft w:val="0"/>
              <w:marRight w:val="0"/>
              <w:marTop w:val="0"/>
              <w:marBottom w:val="0"/>
              <w:divBdr>
                <w:top w:val="none" w:sz="0" w:space="0" w:color="auto"/>
                <w:left w:val="none" w:sz="0" w:space="0" w:color="auto"/>
                <w:bottom w:val="none" w:sz="0" w:space="0" w:color="auto"/>
                <w:right w:val="none" w:sz="0" w:space="0" w:color="auto"/>
              </w:divBdr>
            </w:div>
            <w:div w:id="2054230155">
              <w:marLeft w:val="0"/>
              <w:marRight w:val="0"/>
              <w:marTop w:val="0"/>
              <w:marBottom w:val="0"/>
              <w:divBdr>
                <w:top w:val="none" w:sz="0" w:space="0" w:color="auto"/>
                <w:left w:val="none" w:sz="0" w:space="0" w:color="auto"/>
                <w:bottom w:val="none" w:sz="0" w:space="0" w:color="auto"/>
                <w:right w:val="none" w:sz="0" w:space="0" w:color="auto"/>
              </w:divBdr>
            </w:div>
            <w:div w:id="559364370">
              <w:marLeft w:val="0"/>
              <w:marRight w:val="0"/>
              <w:marTop w:val="0"/>
              <w:marBottom w:val="0"/>
              <w:divBdr>
                <w:top w:val="none" w:sz="0" w:space="0" w:color="auto"/>
                <w:left w:val="none" w:sz="0" w:space="0" w:color="auto"/>
                <w:bottom w:val="none" w:sz="0" w:space="0" w:color="auto"/>
                <w:right w:val="none" w:sz="0" w:space="0" w:color="auto"/>
              </w:divBdr>
            </w:div>
            <w:div w:id="1985769327">
              <w:marLeft w:val="0"/>
              <w:marRight w:val="0"/>
              <w:marTop w:val="0"/>
              <w:marBottom w:val="0"/>
              <w:divBdr>
                <w:top w:val="none" w:sz="0" w:space="0" w:color="auto"/>
                <w:left w:val="none" w:sz="0" w:space="0" w:color="auto"/>
                <w:bottom w:val="none" w:sz="0" w:space="0" w:color="auto"/>
                <w:right w:val="none" w:sz="0" w:space="0" w:color="auto"/>
              </w:divBdr>
            </w:div>
            <w:div w:id="552278584">
              <w:marLeft w:val="0"/>
              <w:marRight w:val="0"/>
              <w:marTop w:val="0"/>
              <w:marBottom w:val="0"/>
              <w:divBdr>
                <w:top w:val="none" w:sz="0" w:space="0" w:color="auto"/>
                <w:left w:val="none" w:sz="0" w:space="0" w:color="auto"/>
                <w:bottom w:val="none" w:sz="0" w:space="0" w:color="auto"/>
                <w:right w:val="none" w:sz="0" w:space="0" w:color="auto"/>
              </w:divBdr>
            </w:div>
            <w:div w:id="1730229947">
              <w:marLeft w:val="0"/>
              <w:marRight w:val="0"/>
              <w:marTop w:val="0"/>
              <w:marBottom w:val="0"/>
              <w:divBdr>
                <w:top w:val="none" w:sz="0" w:space="0" w:color="auto"/>
                <w:left w:val="none" w:sz="0" w:space="0" w:color="auto"/>
                <w:bottom w:val="none" w:sz="0" w:space="0" w:color="auto"/>
                <w:right w:val="none" w:sz="0" w:space="0" w:color="auto"/>
              </w:divBdr>
            </w:div>
            <w:div w:id="1270970272">
              <w:marLeft w:val="0"/>
              <w:marRight w:val="0"/>
              <w:marTop w:val="0"/>
              <w:marBottom w:val="0"/>
              <w:divBdr>
                <w:top w:val="none" w:sz="0" w:space="0" w:color="auto"/>
                <w:left w:val="none" w:sz="0" w:space="0" w:color="auto"/>
                <w:bottom w:val="none" w:sz="0" w:space="0" w:color="auto"/>
                <w:right w:val="none" w:sz="0" w:space="0" w:color="auto"/>
              </w:divBdr>
            </w:div>
            <w:div w:id="1656454442">
              <w:marLeft w:val="0"/>
              <w:marRight w:val="0"/>
              <w:marTop w:val="0"/>
              <w:marBottom w:val="0"/>
              <w:divBdr>
                <w:top w:val="none" w:sz="0" w:space="0" w:color="auto"/>
                <w:left w:val="none" w:sz="0" w:space="0" w:color="auto"/>
                <w:bottom w:val="none" w:sz="0" w:space="0" w:color="auto"/>
                <w:right w:val="none" w:sz="0" w:space="0" w:color="auto"/>
              </w:divBdr>
            </w:div>
            <w:div w:id="1512796411">
              <w:marLeft w:val="0"/>
              <w:marRight w:val="0"/>
              <w:marTop w:val="0"/>
              <w:marBottom w:val="0"/>
              <w:divBdr>
                <w:top w:val="none" w:sz="0" w:space="0" w:color="auto"/>
                <w:left w:val="none" w:sz="0" w:space="0" w:color="auto"/>
                <w:bottom w:val="none" w:sz="0" w:space="0" w:color="auto"/>
                <w:right w:val="none" w:sz="0" w:space="0" w:color="auto"/>
              </w:divBdr>
            </w:div>
            <w:div w:id="56904951">
              <w:marLeft w:val="0"/>
              <w:marRight w:val="0"/>
              <w:marTop w:val="0"/>
              <w:marBottom w:val="0"/>
              <w:divBdr>
                <w:top w:val="none" w:sz="0" w:space="0" w:color="auto"/>
                <w:left w:val="none" w:sz="0" w:space="0" w:color="auto"/>
                <w:bottom w:val="none" w:sz="0" w:space="0" w:color="auto"/>
                <w:right w:val="none" w:sz="0" w:space="0" w:color="auto"/>
              </w:divBdr>
            </w:div>
            <w:div w:id="1142499093">
              <w:marLeft w:val="0"/>
              <w:marRight w:val="0"/>
              <w:marTop w:val="0"/>
              <w:marBottom w:val="0"/>
              <w:divBdr>
                <w:top w:val="none" w:sz="0" w:space="0" w:color="auto"/>
                <w:left w:val="none" w:sz="0" w:space="0" w:color="auto"/>
                <w:bottom w:val="none" w:sz="0" w:space="0" w:color="auto"/>
                <w:right w:val="none" w:sz="0" w:space="0" w:color="auto"/>
              </w:divBdr>
            </w:div>
            <w:div w:id="1559780110">
              <w:marLeft w:val="0"/>
              <w:marRight w:val="0"/>
              <w:marTop w:val="0"/>
              <w:marBottom w:val="0"/>
              <w:divBdr>
                <w:top w:val="none" w:sz="0" w:space="0" w:color="auto"/>
                <w:left w:val="none" w:sz="0" w:space="0" w:color="auto"/>
                <w:bottom w:val="none" w:sz="0" w:space="0" w:color="auto"/>
                <w:right w:val="none" w:sz="0" w:space="0" w:color="auto"/>
              </w:divBdr>
            </w:div>
            <w:div w:id="1255439877">
              <w:marLeft w:val="0"/>
              <w:marRight w:val="0"/>
              <w:marTop w:val="0"/>
              <w:marBottom w:val="0"/>
              <w:divBdr>
                <w:top w:val="none" w:sz="0" w:space="0" w:color="auto"/>
                <w:left w:val="none" w:sz="0" w:space="0" w:color="auto"/>
                <w:bottom w:val="none" w:sz="0" w:space="0" w:color="auto"/>
                <w:right w:val="none" w:sz="0" w:space="0" w:color="auto"/>
              </w:divBdr>
            </w:div>
            <w:div w:id="909004978">
              <w:marLeft w:val="0"/>
              <w:marRight w:val="0"/>
              <w:marTop w:val="0"/>
              <w:marBottom w:val="0"/>
              <w:divBdr>
                <w:top w:val="none" w:sz="0" w:space="0" w:color="auto"/>
                <w:left w:val="none" w:sz="0" w:space="0" w:color="auto"/>
                <w:bottom w:val="none" w:sz="0" w:space="0" w:color="auto"/>
                <w:right w:val="none" w:sz="0" w:space="0" w:color="auto"/>
              </w:divBdr>
            </w:div>
            <w:div w:id="1578320676">
              <w:marLeft w:val="0"/>
              <w:marRight w:val="0"/>
              <w:marTop w:val="0"/>
              <w:marBottom w:val="0"/>
              <w:divBdr>
                <w:top w:val="none" w:sz="0" w:space="0" w:color="auto"/>
                <w:left w:val="none" w:sz="0" w:space="0" w:color="auto"/>
                <w:bottom w:val="none" w:sz="0" w:space="0" w:color="auto"/>
                <w:right w:val="none" w:sz="0" w:space="0" w:color="auto"/>
              </w:divBdr>
            </w:div>
            <w:div w:id="1760565807">
              <w:marLeft w:val="0"/>
              <w:marRight w:val="0"/>
              <w:marTop w:val="0"/>
              <w:marBottom w:val="0"/>
              <w:divBdr>
                <w:top w:val="none" w:sz="0" w:space="0" w:color="auto"/>
                <w:left w:val="none" w:sz="0" w:space="0" w:color="auto"/>
                <w:bottom w:val="none" w:sz="0" w:space="0" w:color="auto"/>
                <w:right w:val="none" w:sz="0" w:space="0" w:color="auto"/>
              </w:divBdr>
            </w:div>
            <w:div w:id="2100564800">
              <w:marLeft w:val="0"/>
              <w:marRight w:val="0"/>
              <w:marTop w:val="0"/>
              <w:marBottom w:val="0"/>
              <w:divBdr>
                <w:top w:val="none" w:sz="0" w:space="0" w:color="auto"/>
                <w:left w:val="none" w:sz="0" w:space="0" w:color="auto"/>
                <w:bottom w:val="none" w:sz="0" w:space="0" w:color="auto"/>
                <w:right w:val="none" w:sz="0" w:space="0" w:color="auto"/>
              </w:divBdr>
            </w:div>
            <w:div w:id="2072731800">
              <w:marLeft w:val="0"/>
              <w:marRight w:val="0"/>
              <w:marTop w:val="0"/>
              <w:marBottom w:val="0"/>
              <w:divBdr>
                <w:top w:val="none" w:sz="0" w:space="0" w:color="auto"/>
                <w:left w:val="none" w:sz="0" w:space="0" w:color="auto"/>
                <w:bottom w:val="none" w:sz="0" w:space="0" w:color="auto"/>
                <w:right w:val="none" w:sz="0" w:space="0" w:color="auto"/>
              </w:divBdr>
            </w:div>
            <w:div w:id="1127043017">
              <w:marLeft w:val="0"/>
              <w:marRight w:val="0"/>
              <w:marTop w:val="0"/>
              <w:marBottom w:val="0"/>
              <w:divBdr>
                <w:top w:val="none" w:sz="0" w:space="0" w:color="auto"/>
                <w:left w:val="none" w:sz="0" w:space="0" w:color="auto"/>
                <w:bottom w:val="none" w:sz="0" w:space="0" w:color="auto"/>
                <w:right w:val="none" w:sz="0" w:space="0" w:color="auto"/>
              </w:divBdr>
            </w:div>
            <w:div w:id="2003435890">
              <w:marLeft w:val="0"/>
              <w:marRight w:val="0"/>
              <w:marTop w:val="0"/>
              <w:marBottom w:val="0"/>
              <w:divBdr>
                <w:top w:val="none" w:sz="0" w:space="0" w:color="auto"/>
                <w:left w:val="none" w:sz="0" w:space="0" w:color="auto"/>
                <w:bottom w:val="none" w:sz="0" w:space="0" w:color="auto"/>
                <w:right w:val="none" w:sz="0" w:space="0" w:color="auto"/>
              </w:divBdr>
            </w:div>
            <w:div w:id="1825049992">
              <w:marLeft w:val="0"/>
              <w:marRight w:val="0"/>
              <w:marTop w:val="0"/>
              <w:marBottom w:val="0"/>
              <w:divBdr>
                <w:top w:val="none" w:sz="0" w:space="0" w:color="auto"/>
                <w:left w:val="none" w:sz="0" w:space="0" w:color="auto"/>
                <w:bottom w:val="none" w:sz="0" w:space="0" w:color="auto"/>
                <w:right w:val="none" w:sz="0" w:space="0" w:color="auto"/>
              </w:divBdr>
            </w:div>
            <w:div w:id="404030284">
              <w:marLeft w:val="0"/>
              <w:marRight w:val="0"/>
              <w:marTop w:val="0"/>
              <w:marBottom w:val="0"/>
              <w:divBdr>
                <w:top w:val="none" w:sz="0" w:space="0" w:color="auto"/>
                <w:left w:val="none" w:sz="0" w:space="0" w:color="auto"/>
                <w:bottom w:val="none" w:sz="0" w:space="0" w:color="auto"/>
                <w:right w:val="none" w:sz="0" w:space="0" w:color="auto"/>
              </w:divBdr>
            </w:div>
            <w:div w:id="1944528481">
              <w:marLeft w:val="0"/>
              <w:marRight w:val="0"/>
              <w:marTop w:val="0"/>
              <w:marBottom w:val="0"/>
              <w:divBdr>
                <w:top w:val="none" w:sz="0" w:space="0" w:color="auto"/>
                <w:left w:val="none" w:sz="0" w:space="0" w:color="auto"/>
                <w:bottom w:val="none" w:sz="0" w:space="0" w:color="auto"/>
                <w:right w:val="none" w:sz="0" w:space="0" w:color="auto"/>
              </w:divBdr>
            </w:div>
            <w:div w:id="2037270340">
              <w:marLeft w:val="0"/>
              <w:marRight w:val="0"/>
              <w:marTop w:val="0"/>
              <w:marBottom w:val="0"/>
              <w:divBdr>
                <w:top w:val="none" w:sz="0" w:space="0" w:color="auto"/>
                <w:left w:val="none" w:sz="0" w:space="0" w:color="auto"/>
                <w:bottom w:val="none" w:sz="0" w:space="0" w:color="auto"/>
                <w:right w:val="none" w:sz="0" w:space="0" w:color="auto"/>
              </w:divBdr>
            </w:div>
            <w:div w:id="592513686">
              <w:marLeft w:val="0"/>
              <w:marRight w:val="0"/>
              <w:marTop w:val="0"/>
              <w:marBottom w:val="0"/>
              <w:divBdr>
                <w:top w:val="none" w:sz="0" w:space="0" w:color="auto"/>
                <w:left w:val="none" w:sz="0" w:space="0" w:color="auto"/>
                <w:bottom w:val="none" w:sz="0" w:space="0" w:color="auto"/>
                <w:right w:val="none" w:sz="0" w:space="0" w:color="auto"/>
              </w:divBdr>
            </w:div>
            <w:div w:id="843133077">
              <w:marLeft w:val="0"/>
              <w:marRight w:val="0"/>
              <w:marTop w:val="0"/>
              <w:marBottom w:val="0"/>
              <w:divBdr>
                <w:top w:val="none" w:sz="0" w:space="0" w:color="auto"/>
                <w:left w:val="none" w:sz="0" w:space="0" w:color="auto"/>
                <w:bottom w:val="none" w:sz="0" w:space="0" w:color="auto"/>
                <w:right w:val="none" w:sz="0" w:space="0" w:color="auto"/>
              </w:divBdr>
            </w:div>
            <w:div w:id="1786387264">
              <w:marLeft w:val="0"/>
              <w:marRight w:val="0"/>
              <w:marTop w:val="0"/>
              <w:marBottom w:val="0"/>
              <w:divBdr>
                <w:top w:val="none" w:sz="0" w:space="0" w:color="auto"/>
                <w:left w:val="none" w:sz="0" w:space="0" w:color="auto"/>
                <w:bottom w:val="none" w:sz="0" w:space="0" w:color="auto"/>
                <w:right w:val="none" w:sz="0" w:space="0" w:color="auto"/>
              </w:divBdr>
            </w:div>
            <w:div w:id="92827585">
              <w:marLeft w:val="0"/>
              <w:marRight w:val="0"/>
              <w:marTop w:val="0"/>
              <w:marBottom w:val="0"/>
              <w:divBdr>
                <w:top w:val="none" w:sz="0" w:space="0" w:color="auto"/>
                <w:left w:val="none" w:sz="0" w:space="0" w:color="auto"/>
                <w:bottom w:val="none" w:sz="0" w:space="0" w:color="auto"/>
                <w:right w:val="none" w:sz="0" w:space="0" w:color="auto"/>
              </w:divBdr>
            </w:div>
            <w:div w:id="1555698204">
              <w:marLeft w:val="0"/>
              <w:marRight w:val="0"/>
              <w:marTop w:val="0"/>
              <w:marBottom w:val="0"/>
              <w:divBdr>
                <w:top w:val="none" w:sz="0" w:space="0" w:color="auto"/>
                <w:left w:val="none" w:sz="0" w:space="0" w:color="auto"/>
                <w:bottom w:val="none" w:sz="0" w:space="0" w:color="auto"/>
                <w:right w:val="none" w:sz="0" w:space="0" w:color="auto"/>
              </w:divBdr>
            </w:div>
            <w:div w:id="1079593417">
              <w:marLeft w:val="0"/>
              <w:marRight w:val="0"/>
              <w:marTop w:val="0"/>
              <w:marBottom w:val="0"/>
              <w:divBdr>
                <w:top w:val="none" w:sz="0" w:space="0" w:color="auto"/>
                <w:left w:val="none" w:sz="0" w:space="0" w:color="auto"/>
                <w:bottom w:val="none" w:sz="0" w:space="0" w:color="auto"/>
                <w:right w:val="none" w:sz="0" w:space="0" w:color="auto"/>
              </w:divBdr>
            </w:div>
            <w:div w:id="1102191721">
              <w:marLeft w:val="0"/>
              <w:marRight w:val="0"/>
              <w:marTop w:val="0"/>
              <w:marBottom w:val="0"/>
              <w:divBdr>
                <w:top w:val="none" w:sz="0" w:space="0" w:color="auto"/>
                <w:left w:val="none" w:sz="0" w:space="0" w:color="auto"/>
                <w:bottom w:val="none" w:sz="0" w:space="0" w:color="auto"/>
                <w:right w:val="none" w:sz="0" w:space="0" w:color="auto"/>
              </w:divBdr>
            </w:div>
            <w:div w:id="126507761">
              <w:marLeft w:val="0"/>
              <w:marRight w:val="0"/>
              <w:marTop w:val="0"/>
              <w:marBottom w:val="0"/>
              <w:divBdr>
                <w:top w:val="none" w:sz="0" w:space="0" w:color="auto"/>
                <w:left w:val="none" w:sz="0" w:space="0" w:color="auto"/>
                <w:bottom w:val="none" w:sz="0" w:space="0" w:color="auto"/>
                <w:right w:val="none" w:sz="0" w:space="0" w:color="auto"/>
              </w:divBdr>
            </w:div>
            <w:div w:id="44525457">
              <w:marLeft w:val="0"/>
              <w:marRight w:val="0"/>
              <w:marTop w:val="0"/>
              <w:marBottom w:val="0"/>
              <w:divBdr>
                <w:top w:val="none" w:sz="0" w:space="0" w:color="auto"/>
                <w:left w:val="none" w:sz="0" w:space="0" w:color="auto"/>
                <w:bottom w:val="none" w:sz="0" w:space="0" w:color="auto"/>
                <w:right w:val="none" w:sz="0" w:space="0" w:color="auto"/>
              </w:divBdr>
            </w:div>
            <w:div w:id="1408726984">
              <w:marLeft w:val="0"/>
              <w:marRight w:val="0"/>
              <w:marTop w:val="0"/>
              <w:marBottom w:val="0"/>
              <w:divBdr>
                <w:top w:val="none" w:sz="0" w:space="0" w:color="auto"/>
                <w:left w:val="none" w:sz="0" w:space="0" w:color="auto"/>
                <w:bottom w:val="none" w:sz="0" w:space="0" w:color="auto"/>
                <w:right w:val="none" w:sz="0" w:space="0" w:color="auto"/>
              </w:divBdr>
            </w:div>
            <w:div w:id="1353452245">
              <w:marLeft w:val="0"/>
              <w:marRight w:val="0"/>
              <w:marTop w:val="0"/>
              <w:marBottom w:val="0"/>
              <w:divBdr>
                <w:top w:val="none" w:sz="0" w:space="0" w:color="auto"/>
                <w:left w:val="none" w:sz="0" w:space="0" w:color="auto"/>
                <w:bottom w:val="none" w:sz="0" w:space="0" w:color="auto"/>
                <w:right w:val="none" w:sz="0" w:space="0" w:color="auto"/>
              </w:divBdr>
            </w:div>
            <w:div w:id="227424618">
              <w:marLeft w:val="0"/>
              <w:marRight w:val="0"/>
              <w:marTop w:val="0"/>
              <w:marBottom w:val="0"/>
              <w:divBdr>
                <w:top w:val="none" w:sz="0" w:space="0" w:color="auto"/>
                <w:left w:val="none" w:sz="0" w:space="0" w:color="auto"/>
                <w:bottom w:val="none" w:sz="0" w:space="0" w:color="auto"/>
                <w:right w:val="none" w:sz="0" w:space="0" w:color="auto"/>
              </w:divBdr>
            </w:div>
            <w:div w:id="1006444821">
              <w:marLeft w:val="0"/>
              <w:marRight w:val="0"/>
              <w:marTop w:val="0"/>
              <w:marBottom w:val="0"/>
              <w:divBdr>
                <w:top w:val="none" w:sz="0" w:space="0" w:color="auto"/>
                <w:left w:val="none" w:sz="0" w:space="0" w:color="auto"/>
                <w:bottom w:val="none" w:sz="0" w:space="0" w:color="auto"/>
                <w:right w:val="none" w:sz="0" w:space="0" w:color="auto"/>
              </w:divBdr>
            </w:div>
            <w:div w:id="973753229">
              <w:marLeft w:val="0"/>
              <w:marRight w:val="0"/>
              <w:marTop w:val="0"/>
              <w:marBottom w:val="0"/>
              <w:divBdr>
                <w:top w:val="none" w:sz="0" w:space="0" w:color="auto"/>
                <w:left w:val="none" w:sz="0" w:space="0" w:color="auto"/>
                <w:bottom w:val="none" w:sz="0" w:space="0" w:color="auto"/>
                <w:right w:val="none" w:sz="0" w:space="0" w:color="auto"/>
              </w:divBdr>
            </w:div>
            <w:div w:id="227499473">
              <w:marLeft w:val="0"/>
              <w:marRight w:val="0"/>
              <w:marTop w:val="0"/>
              <w:marBottom w:val="0"/>
              <w:divBdr>
                <w:top w:val="none" w:sz="0" w:space="0" w:color="auto"/>
                <w:left w:val="none" w:sz="0" w:space="0" w:color="auto"/>
                <w:bottom w:val="none" w:sz="0" w:space="0" w:color="auto"/>
                <w:right w:val="none" w:sz="0" w:space="0" w:color="auto"/>
              </w:divBdr>
            </w:div>
            <w:div w:id="1132283908">
              <w:marLeft w:val="0"/>
              <w:marRight w:val="0"/>
              <w:marTop w:val="0"/>
              <w:marBottom w:val="0"/>
              <w:divBdr>
                <w:top w:val="none" w:sz="0" w:space="0" w:color="auto"/>
                <w:left w:val="none" w:sz="0" w:space="0" w:color="auto"/>
                <w:bottom w:val="none" w:sz="0" w:space="0" w:color="auto"/>
                <w:right w:val="none" w:sz="0" w:space="0" w:color="auto"/>
              </w:divBdr>
            </w:div>
            <w:div w:id="1761289736">
              <w:marLeft w:val="0"/>
              <w:marRight w:val="0"/>
              <w:marTop w:val="0"/>
              <w:marBottom w:val="0"/>
              <w:divBdr>
                <w:top w:val="none" w:sz="0" w:space="0" w:color="auto"/>
                <w:left w:val="none" w:sz="0" w:space="0" w:color="auto"/>
                <w:bottom w:val="none" w:sz="0" w:space="0" w:color="auto"/>
                <w:right w:val="none" w:sz="0" w:space="0" w:color="auto"/>
              </w:divBdr>
            </w:div>
            <w:div w:id="442193078">
              <w:marLeft w:val="0"/>
              <w:marRight w:val="0"/>
              <w:marTop w:val="0"/>
              <w:marBottom w:val="0"/>
              <w:divBdr>
                <w:top w:val="none" w:sz="0" w:space="0" w:color="auto"/>
                <w:left w:val="none" w:sz="0" w:space="0" w:color="auto"/>
                <w:bottom w:val="none" w:sz="0" w:space="0" w:color="auto"/>
                <w:right w:val="none" w:sz="0" w:space="0" w:color="auto"/>
              </w:divBdr>
            </w:div>
            <w:div w:id="1857650253">
              <w:marLeft w:val="0"/>
              <w:marRight w:val="0"/>
              <w:marTop w:val="0"/>
              <w:marBottom w:val="0"/>
              <w:divBdr>
                <w:top w:val="none" w:sz="0" w:space="0" w:color="auto"/>
                <w:left w:val="none" w:sz="0" w:space="0" w:color="auto"/>
                <w:bottom w:val="none" w:sz="0" w:space="0" w:color="auto"/>
                <w:right w:val="none" w:sz="0" w:space="0" w:color="auto"/>
              </w:divBdr>
            </w:div>
            <w:div w:id="202712058">
              <w:marLeft w:val="0"/>
              <w:marRight w:val="0"/>
              <w:marTop w:val="0"/>
              <w:marBottom w:val="0"/>
              <w:divBdr>
                <w:top w:val="none" w:sz="0" w:space="0" w:color="auto"/>
                <w:left w:val="none" w:sz="0" w:space="0" w:color="auto"/>
                <w:bottom w:val="none" w:sz="0" w:space="0" w:color="auto"/>
                <w:right w:val="none" w:sz="0" w:space="0" w:color="auto"/>
              </w:divBdr>
            </w:div>
            <w:div w:id="1342581112">
              <w:marLeft w:val="0"/>
              <w:marRight w:val="0"/>
              <w:marTop w:val="0"/>
              <w:marBottom w:val="0"/>
              <w:divBdr>
                <w:top w:val="none" w:sz="0" w:space="0" w:color="auto"/>
                <w:left w:val="none" w:sz="0" w:space="0" w:color="auto"/>
                <w:bottom w:val="none" w:sz="0" w:space="0" w:color="auto"/>
                <w:right w:val="none" w:sz="0" w:space="0" w:color="auto"/>
              </w:divBdr>
            </w:div>
            <w:div w:id="1656029752">
              <w:marLeft w:val="0"/>
              <w:marRight w:val="0"/>
              <w:marTop w:val="0"/>
              <w:marBottom w:val="0"/>
              <w:divBdr>
                <w:top w:val="none" w:sz="0" w:space="0" w:color="auto"/>
                <w:left w:val="none" w:sz="0" w:space="0" w:color="auto"/>
                <w:bottom w:val="none" w:sz="0" w:space="0" w:color="auto"/>
                <w:right w:val="none" w:sz="0" w:space="0" w:color="auto"/>
              </w:divBdr>
            </w:div>
            <w:div w:id="447313527">
              <w:marLeft w:val="0"/>
              <w:marRight w:val="0"/>
              <w:marTop w:val="0"/>
              <w:marBottom w:val="0"/>
              <w:divBdr>
                <w:top w:val="none" w:sz="0" w:space="0" w:color="auto"/>
                <w:left w:val="none" w:sz="0" w:space="0" w:color="auto"/>
                <w:bottom w:val="none" w:sz="0" w:space="0" w:color="auto"/>
                <w:right w:val="none" w:sz="0" w:space="0" w:color="auto"/>
              </w:divBdr>
            </w:div>
            <w:div w:id="1556742341">
              <w:marLeft w:val="0"/>
              <w:marRight w:val="0"/>
              <w:marTop w:val="0"/>
              <w:marBottom w:val="0"/>
              <w:divBdr>
                <w:top w:val="none" w:sz="0" w:space="0" w:color="auto"/>
                <w:left w:val="none" w:sz="0" w:space="0" w:color="auto"/>
                <w:bottom w:val="none" w:sz="0" w:space="0" w:color="auto"/>
                <w:right w:val="none" w:sz="0" w:space="0" w:color="auto"/>
              </w:divBdr>
            </w:div>
            <w:div w:id="490559174">
              <w:marLeft w:val="0"/>
              <w:marRight w:val="0"/>
              <w:marTop w:val="0"/>
              <w:marBottom w:val="0"/>
              <w:divBdr>
                <w:top w:val="none" w:sz="0" w:space="0" w:color="auto"/>
                <w:left w:val="none" w:sz="0" w:space="0" w:color="auto"/>
                <w:bottom w:val="none" w:sz="0" w:space="0" w:color="auto"/>
                <w:right w:val="none" w:sz="0" w:space="0" w:color="auto"/>
              </w:divBdr>
            </w:div>
            <w:div w:id="1277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6052">
      <w:bodyDiv w:val="1"/>
      <w:marLeft w:val="0"/>
      <w:marRight w:val="0"/>
      <w:marTop w:val="0"/>
      <w:marBottom w:val="0"/>
      <w:divBdr>
        <w:top w:val="none" w:sz="0" w:space="0" w:color="auto"/>
        <w:left w:val="none" w:sz="0" w:space="0" w:color="auto"/>
        <w:bottom w:val="none" w:sz="0" w:space="0" w:color="auto"/>
        <w:right w:val="none" w:sz="0" w:space="0" w:color="auto"/>
      </w:divBdr>
    </w:div>
    <w:div w:id="1322582127">
      <w:bodyDiv w:val="1"/>
      <w:marLeft w:val="0"/>
      <w:marRight w:val="0"/>
      <w:marTop w:val="0"/>
      <w:marBottom w:val="0"/>
      <w:divBdr>
        <w:top w:val="none" w:sz="0" w:space="0" w:color="auto"/>
        <w:left w:val="none" w:sz="0" w:space="0" w:color="auto"/>
        <w:bottom w:val="none" w:sz="0" w:space="0" w:color="auto"/>
        <w:right w:val="none" w:sz="0" w:space="0" w:color="auto"/>
      </w:divBdr>
    </w:div>
    <w:div w:id="1554005997">
      <w:bodyDiv w:val="1"/>
      <w:marLeft w:val="0"/>
      <w:marRight w:val="0"/>
      <w:marTop w:val="0"/>
      <w:marBottom w:val="0"/>
      <w:divBdr>
        <w:top w:val="none" w:sz="0" w:space="0" w:color="auto"/>
        <w:left w:val="none" w:sz="0" w:space="0" w:color="auto"/>
        <w:bottom w:val="none" w:sz="0" w:space="0" w:color="auto"/>
        <w:right w:val="none" w:sz="0" w:space="0" w:color="auto"/>
      </w:divBdr>
    </w:div>
    <w:div w:id="1561597203">
      <w:bodyDiv w:val="1"/>
      <w:marLeft w:val="0"/>
      <w:marRight w:val="0"/>
      <w:marTop w:val="0"/>
      <w:marBottom w:val="0"/>
      <w:divBdr>
        <w:top w:val="none" w:sz="0" w:space="0" w:color="auto"/>
        <w:left w:val="none" w:sz="0" w:space="0" w:color="auto"/>
        <w:bottom w:val="none" w:sz="0" w:space="0" w:color="auto"/>
        <w:right w:val="none" w:sz="0" w:space="0" w:color="auto"/>
      </w:divBdr>
    </w:div>
    <w:div w:id="1639728480">
      <w:bodyDiv w:val="1"/>
      <w:marLeft w:val="0"/>
      <w:marRight w:val="0"/>
      <w:marTop w:val="0"/>
      <w:marBottom w:val="0"/>
      <w:divBdr>
        <w:top w:val="none" w:sz="0" w:space="0" w:color="auto"/>
        <w:left w:val="none" w:sz="0" w:space="0" w:color="auto"/>
        <w:bottom w:val="none" w:sz="0" w:space="0" w:color="auto"/>
        <w:right w:val="none" w:sz="0" w:space="0" w:color="auto"/>
      </w:divBdr>
      <w:divsChild>
        <w:div w:id="546721053">
          <w:marLeft w:val="-106"/>
          <w:marRight w:val="0"/>
          <w:marTop w:val="0"/>
          <w:marBottom w:val="0"/>
          <w:divBdr>
            <w:top w:val="none" w:sz="0" w:space="0" w:color="auto"/>
            <w:left w:val="none" w:sz="0" w:space="0" w:color="auto"/>
            <w:bottom w:val="none" w:sz="0" w:space="0" w:color="auto"/>
            <w:right w:val="none" w:sz="0" w:space="0" w:color="auto"/>
          </w:divBdr>
        </w:div>
      </w:divsChild>
    </w:div>
    <w:div w:id="1652173241">
      <w:bodyDiv w:val="1"/>
      <w:marLeft w:val="0"/>
      <w:marRight w:val="0"/>
      <w:marTop w:val="0"/>
      <w:marBottom w:val="0"/>
      <w:divBdr>
        <w:top w:val="none" w:sz="0" w:space="0" w:color="auto"/>
        <w:left w:val="none" w:sz="0" w:space="0" w:color="auto"/>
        <w:bottom w:val="none" w:sz="0" w:space="0" w:color="auto"/>
        <w:right w:val="none" w:sz="0" w:space="0" w:color="auto"/>
      </w:divBdr>
    </w:div>
    <w:div w:id="1708874215">
      <w:bodyDiv w:val="1"/>
      <w:marLeft w:val="0"/>
      <w:marRight w:val="0"/>
      <w:marTop w:val="0"/>
      <w:marBottom w:val="0"/>
      <w:divBdr>
        <w:top w:val="none" w:sz="0" w:space="0" w:color="auto"/>
        <w:left w:val="none" w:sz="0" w:space="0" w:color="auto"/>
        <w:bottom w:val="none" w:sz="0" w:space="0" w:color="auto"/>
        <w:right w:val="none" w:sz="0" w:space="0" w:color="auto"/>
      </w:divBdr>
    </w:div>
    <w:div w:id="1741176388">
      <w:bodyDiv w:val="1"/>
      <w:marLeft w:val="0"/>
      <w:marRight w:val="0"/>
      <w:marTop w:val="0"/>
      <w:marBottom w:val="0"/>
      <w:divBdr>
        <w:top w:val="none" w:sz="0" w:space="0" w:color="auto"/>
        <w:left w:val="none" w:sz="0" w:space="0" w:color="auto"/>
        <w:bottom w:val="none" w:sz="0" w:space="0" w:color="auto"/>
        <w:right w:val="none" w:sz="0" w:space="0" w:color="auto"/>
      </w:divBdr>
    </w:div>
    <w:div w:id="1955359392">
      <w:bodyDiv w:val="1"/>
      <w:marLeft w:val="0"/>
      <w:marRight w:val="0"/>
      <w:marTop w:val="0"/>
      <w:marBottom w:val="0"/>
      <w:divBdr>
        <w:top w:val="none" w:sz="0" w:space="0" w:color="auto"/>
        <w:left w:val="none" w:sz="0" w:space="0" w:color="auto"/>
        <w:bottom w:val="none" w:sz="0" w:space="0" w:color="auto"/>
        <w:right w:val="none" w:sz="0" w:space="0" w:color="auto"/>
      </w:divBdr>
    </w:div>
    <w:div w:id="2102951169">
      <w:bodyDiv w:val="1"/>
      <w:marLeft w:val="0"/>
      <w:marRight w:val="0"/>
      <w:marTop w:val="0"/>
      <w:marBottom w:val="0"/>
      <w:divBdr>
        <w:top w:val="none" w:sz="0" w:space="0" w:color="auto"/>
        <w:left w:val="none" w:sz="0" w:space="0" w:color="auto"/>
        <w:bottom w:val="none" w:sz="0" w:space="0" w:color="auto"/>
        <w:right w:val="none" w:sz="0" w:space="0" w:color="auto"/>
      </w:divBdr>
      <w:divsChild>
        <w:div w:id="848639393">
          <w:marLeft w:val="-10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6BE2F-07C3-4811-B6F5-E7EB165E5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36</Pages>
  <Words>3744</Words>
  <Characters>21346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kamelmohsenkamel@gmail.com</dc:creator>
  <cp:keywords/>
  <dc:description/>
  <cp:lastModifiedBy>kamelmohsenkamel@gmail.com</cp:lastModifiedBy>
  <cp:revision>11</cp:revision>
  <dcterms:created xsi:type="dcterms:W3CDTF">2020-05-25T22:44:00Z</dcterms:created>
  <dcterms:modified xsi:type="dcterms:W3CDTF">2020-05-26T03:51:00Z</dcterms:modified>
</cp:coreProperties>
</file>